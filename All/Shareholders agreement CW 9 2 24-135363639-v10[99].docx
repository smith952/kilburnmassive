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5CF5D" w14:textId="77777777" w:rsidR="007C4CEC" w:rsidRPr="00560C55" w:rsidRDefault="007C4CEC" w:rsidP="00537808">
      <w:pPr>
        <w:pStyle w:val="Title"/>
        <w:jc w:val="right"/>
        <w:rPr>
          <w:rFonts w:ascii="Arial" w:hAnsi="Arial"/>
          <w:sz w:val="20"/>
          <w:szCs w:val="20"/>
        </w:rPr>
      </w:pPr>
    </w:p>
    <w:p w14:paraId="3DE0F595" w14:textId="77777777" w:rsidR="007C4CEC" w:rsidRPr="00560C55" w:rsidRDefault="00211ADE" w:rsidP="00537808">
      <w:pPr>
        <w:rPr>
          <w:rFonts w:cs="Arial"/>
          <w:sz w:val="20"/>
        </w:rPr>
      </w:pPr>
      <w:r>
        <w:rPr>
          <w:noProof/>
          <w:sz w:val="20"/>
        </w:rPr>
        <w:drawing>
          <wp:inline distT="0" distB="0" distL="0" distR="0" wp14:anchorId="765BE0DB" wp14:editId="55FA9CB4">
            <wp:extent cx="2914650" cy="5334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914650" cy="533400"/>
                    </a:xfrm>
                    <a:prstGeom prst="rect">
                      <a:avLst/>
                    </a:prstGeom>
                    <a:noFill/>
                    <a:ln>
                      <a:noFill/>
                    </a:ln>
                  </pic:spPr>
                </pic:pic>
              </a:graphicData>
            </a:graphic>
          </wp:inline>
        </w:drawing>
      </w:r>
    </w:p>
    <w:p w14:paraId="7A3A23F3" w14:textId="77777777" w:rsidR="007C4CEC" w:rsidRPr="00560C55" w:rsidRDefault="007C4CEC" w:rsidP="00537808">
      <w:pPr>
        <w:rPr>
          <w:rFonts w:cs="Arial"/>
          <w:sz w:val="20"/>
        </w:rPr>
      </w:pPr>
    </w:p>
    <w:p w14:paraId="238224C7" w14:textId="77777777" w:rsidR="007C4CEC" w:rsidRPr="00560C55" w:rsidRDefault="007C4CEC" w:rsidP="00537808">
      <w:pPr>
        <w:rPr>
          <w:rFonts w:cs="Arial"/>
          <w:sz w:val="20"/>
        </w:rPr>
      </w:pPr>
    </w:p>
    <w:p w14:paraId="52C9B7BD" w14:textId="77777777" w:rsidR="007C4CEC" w:rsidRPr="00560C55" w:rsidRDefault="007C4CEC" w:rsidP="00537808">
      <w:pPr>
        <w:rPr>
          <w:rFonts w:cs="Arial"/>
          <w:sz w:val="20"/>
        </w:rPr>
      </w:pPr>
    </w:p>
    <w:p w14:paraId="1F9AB883" w14:textId="77777777" w:rsidR="007C4CEC" w:rsidRPr="00560C55" w:rsidRDefault="007C4CEC" w:rsidP="00537808">
      <w:pPr>
        <w:pStyle w:val="Title"/>
        <w:jc w:val="both"/>
        <w:rPr>
          <w:rFonts w:ascii="Arial" w:hAnsi="Arial"/>
          <w:sz w:val="20"/>
          <w:szCs w:val="20"/>
        </w:rPr>
      </w:pPr>
    </w:p>
    <w:p w14:paraId="0DA52DD1" w14:textId="77777777" w:rsidR="007C4CEC" w:rsidRPr="00560C55" w:rsidRDefault="007C4CEC" w:rsidP="00537808">
      <w:pPr>
        <w:rPr>
          <w:sz w:val="20"/>
        </w:rPr>
      </w:pPr>
    </w:p>
    <w:p w14:paraId="14DB758F" w14:textId="77777777" w:rsidR="007C4CEC" w:rsidRPr="00560C55" w:rsidRDefault="007C4CEC" w:rsidP="00537808">
      <w:pPr>
        <w:rPr>
          <w:sz w:val="20"/>
        </w:rPr>
      </w:pPr>
    </w:p>
    <w:p w14:paraId="42399F21" w14:textId="77777777" w:rsidR="007C4CEC" w:rsidRPr="00560C55" w:rsidRDefault="007C4CEC" w:rsidP="00537808">
      <w:pPr>
        <w:rPr>
          <w:sz w:val="20"/>
        </w:rPr>
      </w:pPr>
    </w:p>
    <w:p w14:paraId="379A86F6" w14:textId="77777777" w:rsidR="007C4CEC" w:rsidRPr="00560C55" w:rsidRDefault="007C4CEC" w:rsidP="00537808">
      <w:pPr>
        <w:rPr>
          <w:sz w:val="20"/>
        </w:rPr>
      </w:pPr>
    </w:p>
    <w:p w14:paraId="3E385A44" w14:textId="77777777" w:rsidR="007C4CEC" w:rsidRPr="00560C55" w:rsidRDefault="007C4CEC" w:rsidP="00537808">
      <w:pPr>
        <w:rPr>
          <w:sz w:val="20"/>
        </w:rPr>
      </w:pPr>
    </w:p>
    <w:p w14:paraId="12EBC6CF" w14:textId="77777777" w:rsidR="007C4CEC" w:rsidRPr="00560C55" w:rsidRDefault="00211ADE" w:rsidP="00537808">
      <w:pPr>
        <w:pStyle w:val="Body1"/>
        <w:rPr>
          <w:b/>
          <w:sz w:val="20"/>
          <w:szCs w:val="20"/>
        </w:rPr>
      </w:pPr>
      <w:r w:rsidRPr="00560C55">
        <w:rPr>
          <w:b/>
          <w:sz w:val="20"/>
          <w:szCs w:val="20"/>
        </w:rPr>
        <w:t xml:space="preserve">Dated: </w:t>
      </w:r>
    </w:p>
    <w:p w14:paraId="7A36C072" w14:textId="77777777" w:rsidR="007C4CEC" w:rsidRPr="00560C55" w:rsidRDefault="00211ADE" w:rsidP="00537808">
      <w:pPr>
        <w:pStyle w:val="Body1"/>
        <w:rPr>
          <w:sz w:val="20"/>
          <w:szCs w:val="20"/>
        </w:rPr>
      </w:pPr>
      <w:r>
        <w:rPr>
          <w:noProof/>
          <w:sz w:val="20"/>
          <w:szCs w:val="20"/>
        </w:rPr>
        <mc:AlternateContent>
          <mc:Choice Requires="wps">
            <w:drawing>
              <wp:inline distT="0" distB="0" distL="0" distR="0" wp14:anchorId="2B82CA23" wp14:editId="53917A7A">
                <wp:extent cx="4100830" cy="635"/>
                <wp:effectExtent l="0" t="0" r="0" b="0"/>
                <wp:docPr id="1025" name="Rectangle 10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0830" cy="635"/>
                        </a:xfrm>
                        <a:prstGeom prst="rect">
                          <a:avLst/>
                        </a:prstGeom>
                        <a:solidFill>
                          <a:srgbClr val="A0A0A0"/>
                        </a:solidFill>
                        <a:ln>
                          <a:noFill/>
                        </a:ln>
                        <a:extLst>
                          <a:ext uri="{91240B29-F687-4F45-9708-019B960494DF}">
                            <a14:hiddenLine xmlns:a14="http://schemas.microsoft.com/office/drawing/2010/main" w="9525">
                              <a:solidFill>
                                <a:srgbClr val="000000"/>
                              </a:solidFill>
                              <a:prstDash val="solid"/>
                              <a:miter lim="800000"/>
                              <a:headEnd/>
                              <a:tailEnd/>
                            </a14:hiddenLine>
                          </a:ext>
                        </a:extLst>
                      </wps:spPr>
                      <wps:bodyPr rot="0" vert="horz" wrap="square" lIns="91440" tIns="45720" rIns="91440" bIns="45720" anchor="t" anchorCtr="0" upright="1"/>
                    </wps:wsp>
                  </a:graphicData>
                </a:graphic>
              </wp:inline>
            </w:drawing>
          </mc:Choice>
          <mc:Fallback>
            <w:pict>
              <v:rect w14:anchorId="62BC4EDB" id="Rectangle 1025" o:spid="_x0000_s1026" style="width:322.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" fillcolor="#a0a0a0" stroked="f">
                <w10:anchorlock/>
              </v:rect>
            </w:pict>
          </mc:Fallback>
        </mc:AlternateContent>
      </w:r>
    </w:p>
    <w:p w14:paraId="2181E009" w14:textId="77777777" w:rsidR="007C4CEC" w:rsidRPr="00560C55" w:rsidRDefault="007C4CEC" w:rsidP="00537808">
      <w:pPr>
        <w:pStyle w:val="Body1"/>
        <w:rPr>
          <w:sz w:val="20"/>
          <w:szCs w:val="20"/>
        </w:rPr>
      </w:pPr>
    </w:p>
    <w:p w14:paraId="0E7C6E19" w14:textId="77777777" w:rsidR="007C4CEC" w:rsidRPr="00560C55" w:rsidRDefault="00211ADE" w:rsidP="00537808">
      <w:pPr>
        <w:pStyle w:val="1Parties"/>
        <w:rPr>
          <w:sz w:val="20"/>
          <w:szCs w:val="20"/>
        </w:rPr>
      </w:pPr>
      <w:r w:rsidRPr="00560C55">
        <w:rPr>
          <w:sz w:val="20"/>
          <w:szCs w:val="20"/>
        </w:rPr>
        <w:t>Owen Thomas</w:t>
      </w:r>
    </w:p>
    <w:p w14:paraId="56986ABB" w14:textId="77777777" w:rsidR="00DB5502" w:rsidRDefault="00211ADE" w:rsidP="00537808">
      <w:pPr>
        <w:pStyle w:val="1Parties"/>
        <w:rPr>
          <w:sz w:val="20"/>
          <w:szCs w:val="20"/>
        </w:rPr>
      </w:pPr>
      <w:r>
        <w:rPr>
          <w:sz w:val="20"/>
          <w:szCs w:val="20"/>
        </w:rPr>
        <w:t>Anthony Hugh</w:t>
      </w:r>
      <w:r w:rsidR="00751231">
        <w:rPr>
          <w:sz w:val="20"/>
          <w:szCs w:val="20"/>
        </w:rPr>
        <w:t>e</w:t>
      </w:r>
      <w:r>
        <w:rPr>
          <w:sz w:val="20"/>
          <w:szCs w:val="20"/>
        </w:rPr>
        <w:t>s</w:t>
      </w:r>
    </w:p>
    <w:p w14:paraId="304363DF" w14:textId="77777777" w:rsidR="00591C66" w:rsidRPr="005956AA" w:rsidRDefault="00211ADE" w:rsidP="00537808">
      <w:pPr>
        <w:pStyle w:val="1Parties"/>
        <w:rPr>
          <w:sz w:val="20"/>
          <w:szCs w:val="20"/>
        </w:rPr>
      </w:pPr>
      <w:r w:rsidRPr="005956AA">
        <w:rPr>
          <w:sz w:val="20"/>
          <w:szCs w:val="20"/>
        </w:rPr>
        <w:t>David Moulton</w:t>
      </w:r>
      <w:r w:rsidR="004310FF" w:rsidRPr="005956AA">
        <w:rPr>
          <w:sz w:val="20"/>
          <w:szCs w:val="20"/>
        </w:rPr>
        <w:t xml:space="preserve"> </w:t>
      </w:r>
    </w:p>
    <w:p w14:paraId="245B36FB" w14:textId="77777777" w:rsidR="007C4CEC" w:rsidRPr="00560C55" w:rsidRDefault="00211ADE" w:rsidP="00591C66">
      <w:pPr>
        <w:pStyle w:val="1Parties"/>
        <w:rPr>
          <w:sz w:val="20"/>
          <w:szCs w:val="20"/>
        </w:rPr>
      </w:pPr>
      <w:r w:rsidRPr="00560C55">
        <w:rPr>
          <w:sz w:val="20"/>
          <w:szCs w:val="20"/>
        </w:rPr>
        <w:t xml:space="preserve">James </w:t>
      </w:r>
      <w:r w:rsidR="00124298" w:rsidRPr="00560C55">
        <w:rPr>
          <w:sz w:val="20"/>
          <w:szCs w:val="20"/>
        </w:rPr>
        <w:t>Tuttiett</w:t>
      </w:r>
    </w:p>
    <w:p w14:paraId="5A591446" w14:textId="77777777" w:rsidR="007C4CEC" w:rsidRPr="00560C55" w:rsidRDefault="00211ADE" w:rsidP="007C4CEC">
      <w:pPr>
        <w:pStyle w:val="1Parties"/>
        <w:numPr>
          <w:ilvl w:val="0"/>
          <w:numId w:val="0"/>
        </w:numPr>
        <w:ind w:left="680"/>
        <w:rPr>
          <w:sz w:val="20"/>
          <w:szCs w:val="20"/>
        </w:rPr>
      </w:pPr>
      <w:r w:rsidRPr="00560C55">
        <w:rPr>
          <w:sz w:val="20"/>
          <w:szCs w:val="20"/>
        </w:rPr>
        <w:t>and</w:t>
      </w:r>
    </w:p>
    <w:p w14:paraId="266B9A26" w14:textId="77777777" w:rsidR="007C4CEC" w:rsidRPr="00560C55" w:rsidRDefault="00211ADE" w:rsidP="00537808">
      <w:pPr>
        <w:pStyle w:val="1Parties"/>
        <w:rPr>
          <w:sz w:val="20"/>
          <w:szCs w:val="20"/>
        </w:rPr>
      </w:pPr>
      <w:r w:rsidRPr="00560C55">
        <w:rPr>
          <w:sz w:val="20"/>
          <w:szCs w:val="20"/>
        </w:rPr>
        <w:t>In Home Media Ltd</w:t>
      </w:r>
    </w:p>
    <w:p w14:paraId="090559AF" w14:textId="77777777" w:rsidR="007C4CEC" w:rsidRPr="00560C55" w:rsidRDefault="007C4CEC" w:rsidP="00537808">
      <w:pPr>
        <w:pStyle w:val="Body1"/>
        <w:rPr>
          <w:sz w:val="20"/>
          <w:szCs w:val="20"/>
        </w:rPr>
      </w:pPr>
    </w:p>
    <w:p w14:paraId="2D4E32B1" w14:textId="77777777" w:rsidR="007C4CEC" w:rsidRPr="00560C55" w:rsidRDefault="007C4CEC" w:rsidP="00537808">
      <w:pPr>
        <w:rPr>
          <w:rFonts w:cs="Arial"/>
          <w:sz w:val="20"/>
        </w:rPr>
      </w:pPr>
    </w:p>
    <w:p w14:paraId="2BFB78E8" w14:textId="77777777" w:rsidR="007C4CEC" w:rsidRPr="00560C55" w:rsidRDefault="007C4CEC" w:rsidP="00537808">
      <w:pPr>
        <w:rPr>
          <w:rFonts w:cs="Arial"/>
          <w:sz w:val="20"/>
        </w:rPr>
      </w:pPr>
    </w:p>
    <w:p w14:paraId="695A367E" w14:textId="77777777" w:rsidR="007C4CEC" w:rsidRPr="00560C55" w:rsidRDefault="007C4CEC" w:rsidP="00537808">
      <w:pPr>
        <w:pStyle w:val="Body1"/>
        <w:spacing w:after="0"/>
        <w:rPr>
          <w:sz w:val="20"/>
          <w:szCs w:val="20"/>
        </w:rPr>
      </w:pPr>
    </w:p>
    <w:p w14:paraId="44E97449" w14:textId="77777777" w:rsidR="007C4CEC" w:rsidRPr="00560C55" w:rsidRDefault="00211ADE" w:rsidP="007C4CEC">
      <w:pPr>
        <w:pStyle w:val="Subtitle"/>
        <w:rPr>
          <w:sz w:val="20"/>
          <w:szCs w:val="20"/>
        </w:rPr>
      </w:pPr>
      <w:r w:rsidRPr="00560C55">
        <w:rPr>
          <w:sz w:val="20"/>
          <w:szCs w:val="20"/>
        </w:rPr>
        <w:t>SUBSCRIPTION AND SHAREHOLDERS' AGREEMENT</w:t>
      </w:r>
    </w:p>
    <w:p w14:paraId="4B1EFFAB" w14:textId="77777777" w:rsidR="007C4CEC" w:rsidRPr="00560C55" w:rsidRDefault="00211ADE" w:rsidP="00537808">
      <w:pPr>
        <w:pStyle w:val="Body1"/>
        <w:rPr>
          <w:sz w:val="20"/>
          <w:szCs w:val="20"/>
        </w:rPr>
      </w:pPr>
      <w:r w:rsidRPr="00560C55">
        <w:rPr>
          <w:sz w:val="20"/>
          <w:szCs w:val="20"/>
        </w:rPr>
        <w:t xml:space="preserve">Draft: </w:t>
      </w:r>
      <w:r w:rsidR="00FC2FF8">
        <w:rPr>
          <w:sz w:val="20"/>
          <w:szCs w:val="20"/>
        </w:rPr>
        <w:t>1</w:t>
      </w:r>
      <w:r w:rsidR="00FC2FF8" w:rsidRPr="00FC2FF8">
        <w:rPr>
          <w:sz w:val="20"/>
          <w:szCs w:val="20"/>
          <w:vertAlign w:val="superscript"/>
        </w:rPr>
        <w:t>st</w:t>
      </w:r>
      <w:r w:rsidR="00FC2FF8">
        <w:rPr>
          <w:sz w:val="20"/>
          <w:szCs w:val="20"/>
        </w:rPr>
        <w:t xml:space="preserve"> Febr</w:t>
      </w:r>
      <w:r w:rsidR="00CC5B61">
        <w:rPr>
          <w:sz w:val="20"/>
          <w:szCs w:val="20"/>
        </w:rPr>
        <w:t>uary</w:t>
      </w:r>
      <w:r w:rsidR="001D7EF2">
        <w:rPr>
          <w:sz w:val="20"/>
          <w:szCs w:val="20"/>
        </w:rPr>
        <w:t xml:space="preserve"> </w:t>
      </w:r>
      <w:r w:rsidRPr="00560C55">
        <w:rPr>
          <w:sz w:val="20"/>
          <w:szCs w:val="20"/>
        </w:rPr>
        <w:t>202</w:t>
      </w:r>
      <w:r w:rsidR="00CC5B61">
        <w:rPr>
          <w:sz w:val="20"/>
          <w:szCs w:val="20"/>
        </w:rPr>
        <w:t>4</w:t>
      </w:r>
    </w:p>
    <w:p w14:paraId="7F431337" w14:textId="77777777" w:rsidR="007C4CEC" w:rsidRPr="00560C55" w:rsidRDefault="007C4CEC" w:rsidP="00537808">
      <w:pPr>
        <w:pStyle w:val="Body1"/>
        <w:rPr>
          <w:sz w:val="20"/>
          <w:szCs w:val="20"/>
        </w:rPr>
      </w:pPr>
    </w:p>
    <w:p w14:paraId="4B452BDA" w14:textId="77777777" w:rsidR="007C4CEC" w:rsidRPr="00560C55" w:rsidRDefault="007C4CEC" w:rsidP="00537808">
      <w:pPr>
        <w:pStyle w:val="Body1"/>
        <w:rPr>
          <w:sz w:val="20"/>
          <w:szCs w:val="20"/>
        </w:rPr>
      </w:pPr>
    </w:p>
    <w:p w14:paraId="37B0223D" w14:textId="77777777" w:rsidR="007C4CEC" w:rsidRPr="00560C55" w:rsidRDefault="007C4CEC" w:rsidP="00537808">
      <w:pPr>
        <w:pStyle w:val="Body1"/>
        <w:rPr>
          <w:sz w:val="20"/>
          <w:szCs w:val="20"/>
        </w:rPr>
      </w:pPr>
    </w:p>
    <w:p w14:paraId="7B1E420B" w14:textId="77777777" w:rsidR="009200BD" w:rsidRPr="00560C55" w:rsidRDefault="00211ADE" w:rsidP="009200BD">
      <w:pPr>
        <w:pStyle w:val="Subtitle"/>
        <w:rPr>
          <w:sz w:val="20"/>
          <w:szCs w:val="20"/>
        </w:rPr>
      </w:pPr>
      <w:r w:rsidRPr="00560C55">
        <w:rPr>
          <w:sz w:val="20"/>
          <w:szCs w:val="20"/>
        </w:rPr>
        <w:br w:type="page"/>
      </w:r>
      <w:r w:rsidRPr="00560C55">
        <w:rPr>
          <w:sz w:val="20"/>
          <w:szCs w:val="20"/>
        </w:rPr>
        <w:lastRenderedPageBreak/>
        <w:t>Contents</w:t>
      </w:r>
    </w:p>
    <w:p w14:paraId="52D88F90" w14:textId="77777777" w:rsidR="00416929" w:rsidRPr="00D945F4" w:rsidRDefault="00211ADE">
      <w:pPr>
        <w:pStyle w:val="TOC1"/>
        <w:rPr>
          <w:rFonts w:ascii="Calibri" w:hAnsi="Calibri"/>
          <w:noProof/>
          <w:kern w:val="2"/>
          <w:sz w:val="22"/>
          <w:szCs w:val="22"/>
          <w:lang w:eastAsia="en-GB"/>
        </w:rPr>
      </w:pPr>
      <w:r w:rsidRPr="00560C55">
        <w:fldChar w:fldCharType="begin"/>
      </w:r>
      <w:r w:rsidRPr="00560C55">
        <w:instrText xml:space="preserve"> TOC \h \z \t "* Level 1,1,*Commercial .Schedule Title,1" </w:instrText>
      </w:r>
      <w:r w:rsidRPr="00560C55">
        <w:fldChar w:fldCharType="separate"/>
      </w:r>
      <w:hyperlink w:anchor="_Toc158035988" w:history="1">
        <w:r w:rsidRPr="00DE78A2">
          <w:rPr>
            <w:rStyle w:val="Hyperlink"/>
            <w:noProof/>
          </w:rPr>
          <w:t>1</w:t>
        </w:r>
        <w:r w:rsidRPr="00D945F4">
          <w:rPr>
            <w:rFonts w:ascii="Calibri" w:hAnsi="Calibri"/>
            <w:noProof/>
            <w:kern w:val="2"/>
            <w:sz w:val="22"/>
            <w:szCs w:val="22"/>
            <w:lang w:eastAsia="en-GB"/>
          </w:rPr>
          <w:tab/>
        </w:r>
        <w:r w:rsidRPr="00DE78A2">
          <w:rPr>
            <w:rStyle w:val="Hyperlink"/>
            <w:noProof/>
          </w:rPr>
          <w:t>Interpretation</w:t>
        </w:r>
        <w:r>
          <w:rPr>
            <w:noProof/>
            <w:webHidden/>
          </w:rPr>
          <w:tab/>
        </w:r>
        <w:r>
          <w:rPr>
            <w:noProof/>
            <w:webHidden/>
          </w:rPr>
          <w:fldChar w:fldCharType="begin"/>
        </w:r>
        <w:r>
          <w:rPr>
            <w:noProof/>
            <w:webHidden/>
          </w:rPr>
          <w:instrText xml:space="preserve"> PAGEREF _Toc158035988 \h </w:instrText>
        </w:r>
        <w:r>
          <w:rPr>
            <w:noProof/>
            <w:webHidden/>
          </w:rPr>
        </w:r>
        <w:r>
          <w:rPr>
            <w:noProof/>
            <w:webHidden/>
          </w:rPr>
          <w:fldChar w:fldCharType="separate"/>
        </w:r>
        <w:r>
          <w:rPr>
            <w:noProof/>
            <w:webHidden/>
          </w:rPr>
          <w:t>1</w:t>
        </w:r>
        <w:r>
          <w:rPr>
            <w:noProof/>
            <w:webHidden/>
          </w:rPr>
          <w:fldChar w:fldCharType="end"/>
        </w:r>
      </w:hyperlink>
    </w:p>
    <w:p w14:paraId="590872FC" w14:textId="77777777" w:rsidR="00416929" w:rsidRPr="00D945F4" w:rsidRDefault="00000000">
      <w:pPr>
        <w:pStyle w:val="TOC1"/>
        <w:rPr>
          <w:rFonts w:ascii="Calibri" w:hAnsi="Calibri"/>
          <w:noProof/>
          <w:kern w:val="2"/>
          <w:sz w:val="22"/>
          <w:szCs w:val="22"/>
          <w:lang w:eastAsia="en-GB"/>
        </w:rPr>
      </w:pPr>
      <w:hyperlink w:anchor="_Toc158035989" w:history="1">
        <w:r w:rsidR="00211ADE" w:rsidRPr="00DE78A2">
          <w:rPr>
            <w:rStyle w:val="Hyperlink"/>
            <w:noProof/>
          </w:rPr>
          <w:t>2</w:t>
        </w:r>
        <w:r w:rsidR="00211ADE" w:rsidRPr="00D945F4">
          <w:rPr>
            <w:rFonts w:ascii="Calibri" w:hAnsi="Calibri"/>
            <w:noProof/>
            <w:kern w:val="2"/>
            <w:sz w:val="22"/>
            <w:szCs w:val="22"/>
            <w:lang w:eastAsia="en-GB"/>
          </w:rPr>
          <w:tab/>
        </w:r>
        <w:r w:rsidR="00211ADE" w:rsidRPr="00DE78A2">
          <w:rPr>
            <w:rStyle w:val="Hyperlink"/>
            <w:noProof/>
          </w:rPr>
          <w:t>Subscription</w:t>
        </w:r>
        <w:r w:rsidR="00211ADE">
          <w:rPr>
            <w:noProof/>
            <w:webHidden/>
          </w:rPr>
          <w:tab/>
        </w:r>
        <w:r w:rsidR="00211ADE">
          <w:rPr>
            <w:noProof/>
            <w:webHidden/>
          </w:rPr>
          <w:fldChar w:fldCharType="begin"/>
        </w:r>
        <w:r w:rsidR="00211ADE">
          <w:rPr>
            <w:noProof/>
            <w:webHidden/>
          </w:rPr>
          <w:instrText xml:space="preserve"> PAGEREF _Toc158035989 \h </w:instrText>
        </w:r>
        <w:r w:rsidR="00211ADE">
          <w:rPr>
            <w:noProof/>
            <w:webHidden/>
          </w:rPr>
        </w:r>
        <w:r w:rsidR="00211ADE">
          <w:rPr>
            <w:noProof/>
            <w:webHidden/>
          </w:rPr>
          <w:fldChar w:fldCharType="separate"/>
        </w:r>
        <w:r w:rsidR="00211ADE">
          <w:rPr>
            <w:noProof/>
            <w:webHidden/>
          </w:rPr>
          <w:t>4</w:t>
        </w:r>
        <w:r w:rsidR="00211ADE">
          <w:rPr>
            <w:noProof/>
            <w:webHidden/>
          </w:rPr>
          <w:fldChar w:fldCharType="end"/>
        </w:r>
      </w:hyperlink>
    </w:p>
    <w:p w14:paraId="34300810" w14:textId="77777777" w:rsidR="00416929" w:rsidRPr="00D945F4" w:rsidRDefault="00000000">
      <w:pPr>
        <w:pStyle w:val="TOC1"/>
        <w:rPr>
          <w:rFonts w:ascii="Calibri" w:hAnsi="Calibri"/>
          <w:noProof/>
          <w:kern w:val="2"/>
          <w:sz w:val="22"/>
          <w:szCs w:val="22"/>
          <w:lang w:eastAsia="en-GB"/>
        </w:rPr>
      </w:pPr>
      <w:hyperlink w:anchor="_Toc158035990" w:history="1">
        <w:r w:rsidR="00211ADE" w:rsidRPr="00DE78A2">
          <w:rPr>
            <w:rStyle w:val="Hyperlink"/>
            <w:noProof/>
          </w:rPr>
          <w:t>3</w:t>
        </w:r>
        <w:r w:rsidR="00211ADE" w:rsidRPr="00D945F4">
          <w:rPr>
            <w:rFonts w:ascii="Calibri" w:hAnsi="Calibri"/>
            <w:noProof/>
            <w:kern w:val="2"/>
            <w:sz w:val="22"/>
            <w:szCs w:val="22"/>
            <w:lang w:eastAsia="en-GB"/>
          </w:rPr>
          <w:tab/>
        </w:r>
        <w:r w:rsidR="00211ADE" w:rsidRPr="00DE78A2">
          <w:rPr>
            <w:rStyle w:val="Hyperlink"/>
            <w:noProof/>
          </w:rPr>
          <w:t>Completion</w:t>
        </w:r>
        <w:r w:rsidR="00211ADE">
          <w:rPr>
            <w:noProof/>
            <w:webHidden/>
          </w:rPr>
          <w:tab/>
        </w:r>
        <w:r w:rsidR="00211ADE">
          <w:rPr>
            <w:noProof/>
            <w:webHidden/>
          </w:rPr>
          <w:fldChar w:fldCharType="begin"/>
        </w:r>
        <w:r w:rsidR="00211ADE">
          <w:rPr>
            <w:noProof/>
            <w:webHidden/>
          </w:rPr>
          <w:instrText xml:space="preserve"> PAGEREF _Toc158035990 \h </w:instrText>
        </w:r>
        <w:r w:rsidR="00211ADE">
          <w:rPr>
            <w:noProof/>
            <w:webHidden/>
          </w:rPr>
        </w:r>
        <w:r w:rsidR="00211ADE">
          <w:rPr>
            <w:noProof/>
            <w:webHidden/>
          </w:rPr>
          <w:fldChar w:fldCharType="separate"/>
        </w:r>
        <w:r w:rsidR="00211ADE">
          <w:rPr>
            <w:noProof/>
            <w:webHidden/>
          </w:rPr>
          <w:t>5</w:t>
        </w:r>
        <w:r w:rsidR="00211ADE">
          <w:rPr>
            <w:noProof/>
            <w:webHidden/>
          </w:rPr>
          <w:fldChar w:fldCharType="end"/>
        </w:r>
      </w:hyperlink>
    </w:p>
    <w:p w14:paraId="31B21179" w14:textId="77777777" w:rsidR="00416929" w:rsidRPr="00D945F4" w:rsidRDefault="00000000">
      <w:pPr>
        <w:pStyle w:val="TOC1"/>
        <w:rPr>
          <w:rFonts w:ascii="Calibri" w:hAnsi="Calibri"/>
          <w:noProof/>
          <w:kern w:val="2"/>
          <w:sz w:val="22"/>
          <w:szCs w:val="22"/>
          <w:lang w:eastAsia="en-GB"/>
        </w:rPr>
      </w:pPr>
      <w:hyperlink w:anchor="_Toc158035991" w:history="1">
        <w:r w:rsidR="00211ADE" w:rsidRPr="00DE78A2">
          <w:rPr>
            <w:rStyle w:val="Hyperlink"/>
            <w:noProof/>
          </w:rPr>
          <w:t>4</w:t>
        </w:r>
        <w:r w:rsidR="00211ADE" w:rsidRPr="00D945F4">
          <w:rPr>
            <w:rFonts w:ascii="Calibri" w:hAnsi="Calibri"/>
            <w:noProof/>
            <w:kern w:val="2"/>
            <w:sz w:val="22"/>
            <w:szCs w:val="22"/>
            <w:lang w:eastAsia="en-GB"/>
          </w:rPr>
          <w:tab/>
        </w:r>
        <w:r w:rsidR="00211ADE" w:rsidRPr="00DE78A2">
          <w:rPr>
            <w:rStyle w:val="Hyperlink"/>
            <w:noProof/>
          </w:rPr>
          <w:t>Application of investment funds</w:t>
        </w:r>
        <w:r w:rsidR="00211ADE">
          <w:rPr>
            <w:noProof/>
            <w:webHidden/>
          </w:rPr>
          <w:tab/>
        </w:r>
        <w:r w:rsidR="00211ADE">
          <w:rPr>
            <w:noProof/>
            <w:webHidden/>
          </w:rPr>
          <w:fldChar w:fldCharType="begin"/>
        </w:r>
        <w:r w:rsidR="00211ADE">
          <w:rPr>
            <w:noProof/>
            <w:webHidden/>
          </w:rPr>
          <w:instrText xml:space="preserve"> PAGEREF _Toc158035991 \h </w:instrText>
        </w:r>
        <w:r w:rsidR="00211ADE">
          <w:rPr>
            <w:noProof/>
            <w:webHidden/>
          </w:rPr>
        </w:r>
        <w:r w:rsidR="00211ADE">
          <w:rPr>
            <w:noProof/>
            <w:webHidden/>
          </w:rPr>
          <w:fldChar w:fldCharType="separate"/>
        </w:r>
        <w:r w:rsidR="00211ADE">
          <w:rPr>
            <w:noProof/>
            <w:webHidden/>
          </w:rPr>
          <w:t>5</w:t>
        </w:r>
        <w:r w:rsidR="00211ADE">
          <w:rPr>
            <w:noProof/>
            <w:webHidden/>
          </w:rPr>
          <w:fldChar w:fldCharType="end"/>
        </w:r>
      </w:hyperlink>
    </w:p>
    <w:p w14:paraId="175529A0" w14:textId="77777777" w:rsidR="00416929" w:rsidRPr="00D945F4" w:rsidRDefault="00000000">
      <w:pPr>
        <w:pStyle w:val="TOC1"/>
        <w:rPr>
          <w:rFonts w:ascii="Calibri" w:hAnsi="Calibri"/>
          <w:noProof/>
          <w:kern w:val="2"/>
          <w:sz w:val="22"/>
          <w:szCs w:val="22"/>
          <w:lang w:eastAsia="en-GB"/>
        </w:rPr>
      </w:pPr>
      <w:hyperlink w:anchor="_Toc158035992" w:history="1">
        <w:r w:rsidR="00211ADE" w:rsidRPr="00DE78A2">
          <w:rPr>
            <w:rStyle w:val="Hyperlink"/>
            <w:noProof/>
          </w:rPr>
          <w:t>5</w:t>
        </w:r>
        <w:r w:rsidR="00211ADE" w:rsidRPr="00D945F4">
          <w:rPr>
            <w:rFonts w:ascii="Calibri" w:hAnsi="Calibri"/>
            <w:noProof/>
            <w:kern w:val="2"/>
            <w:sz w:val="22"/>
            <w:szCs w:val="22"/>
            <w:lang w:eastAsia="en-GB"/>
          </w:rPr>
          <w:tab/>
        </w:r>
        <w:r w:rsidR="00211ADE" w:rsidRPr="00DE78A2">
          <w:rPr>
            <w:rStyle w:val="Hyperlink"/>
            <w:noProof/>
          </w:rPr>
          <w:t>Protection of (S)EIS qualifying status</w:t>
        </w:r>
        <w:r w:rsidR="00211ADE">
          <w:rPr>
            <w:noProof/>
            <w:webHidden/>
          </w:rPr>
          <w:tab/>
        </w:r>
        <w:r w:rsidR="00211ADE">
          <w:rPr>
            <w:noProof/>
            <w:webHidden/>
          </w:rPr>
          <w:fldChar w:fldCharType="begin"/>
        </w:r>
        <w:r w:rsidR="00211ADE">
          <w:rPr>
            <w:noProof/>
            <w:webHidden/>
          </w:rPr>
          <w:instrText xml:space="preserve"> PAGEREF _Toc158035992 \h </w:instrText>
        </w:r>
        <w:r w:rsidR="00211ADE">
          <w:rPr>
            <w:noProof/>
            <w:webHidden/>
          </w:rPr>
        </w:r>
        <w:r w:rsidR="00211ADE">
          <w:rPr>
            <w:noProof/>
            <w:webHidden/>
          </w:rPr>
          <w:fldChar w:fldCharType="separate"/>
        </w:r>
        <w:r w:rsidR="00211ADE">
          <w:rPr>
            <w:noProof/>
            <w:webHidden/>
          </w:rPr>
          <w:t>5</w:t>
        </w:r>
        <w:r w:rsidR="00211ADE">
          <w:rPr>
            <w:noProof/>
            <w:webHidden/>
          </w:rPr>
          <w:fldChar w:fldCharType="end"/>
        </w:r>
      </w:hyperlink>
    </w:p>
    <w:p w14:paraId="392A8A5C" w14:textId="77777777" w:rsidR="00416929" w:rsidRPr="00D945F4" w:rsidRDefault="00000000">
      <w:pPr>
        <w:pStyle w:val="TOC1"/>
        <w:rPr>
          <w:rFonts w:ascii="Calibri" w:hAnsi="Calibri"/>
          <w:noProof/>
          <w:kern w:val="2"/>
          <w:sz w:val="22"/>
          <w:szCs w:val="22"/>
          <w:lang w:eastAsia="en-GB"/>
        </w:rPr>
      </w:pPr>
      <w:hyperlink w:anchor="_Toc158035993" w:history="1">
        <w:r w:rsidR="00211ADE" w:rsidRPr="00DE78A2">
          <w:rPr>
            <w:rStyle w:val="Hyperlink"/>
            <w:noProof/>
          </w:rPr>
          <w:t>6</w:t>
        </w:r>
        <w:r w:rsidR="00211ADE" w:rsidRPr="00D945F4">
          <w:rPr>
            <w:rFonts w:ascii="Calibri" w:hAnsi="Calibri"/>
            <w:noProof/>
            <w:kern w:val="2"/>
            <w:sz w:val="22"/>
            <w:szCs w:val="22"/>
            <w:lang w:eastAsia="en-GB"/>
          </w:rPr>
          <w:tab/>
        </w:r>
        <w:r w:rsidR="00211ADE" w:rsidRPr="00DE78A2">
          <w:rPr>
            <w:rStyle w:val="Hyperlink"/>
            <w:noProof/>
          </w:rPr>
          <w:t>Business of the Company</w:t>
        </w:r>
        <w:r w:rsidR="00211ADE">
          <w:rPr>
            <w:noProof/>
            <w:webHidden/>
          </w:rPr>
          <w:tab/>
        </w:r>
        <w:r w:rsidR="00211ADE">
          <w:rPr>
            <w:noProof/>
            <w:webHidden/>
          </w:rPr>
          <w:fldChar w:fldCharType="begin"/>
        </w:r>
        <w:r w:rsidR="00211ADE">
          <w:rPr>
            <w:noProof/>
            <w:webHidden/>
          </w:rPr>
          <w:instrText xml:space="preserve"> PAGEREF _Toc158035993 \h </w:instrText>
        </w:r>
        <w:r w:rsidR="00211ADE">
          <w:rPr>
            <w:noProof/>
            <w:webHidden/>
          </w:rPr>
        </w:r>
        <w:r w:rsidR="00211ADE">
          <w:rPr>
            <w:noProof/>
            <w:webHidden/>
          </w:rPr>
          <w:fldChar w:fldCharType="separate"/>
        </w:r>
        <w:r w:rsidR="00211ADE">
          <w:rPr>
            <w:noProof/>
            <w:webHidden/>
          </w:rPr>
          <w:t>6</w:t>
        </w:r>
        <w:r w:rsidR="00211ADE">
          <w:rPr>
            <w:noProof/>
            <w:webHidden/>
          </w:rPr>
          <w:fldChar w:fldCharType="end"/>
        </w:r>
      </w:hyperlink>
    </w:p>
    <w:p w14:paraId="300ABDD8" w14:textId="77777777" w:rsidR="00416929" w:rsidRPr="00D945F4" w:rsidRDefault="00000000">
      <w:pPr>
        <w:pStyle w:val="TOC1"/>
        <w:rPr>
          <w:rFonts w:ascii="Calibri" w:hAnsi="Calibri"/>
          <w:noProof/>
          <w:kern w:val="2"/>
          <w:sz w:val="22"/>
          <w:szCs w:val="22"/>
          <w:lang w:eastAsia="en-GB"/>
        </w:rPr>
      </w:pPr>
      <w:hyperlink w:anchor="_Toc158035994" w:history="1">
        <w:r w:rsidR="00211ADE" w:rsidRPr="00DE78A2">
          <w:rPr>
            <w:rStyle w:val="Hyperlink"/>
            <w:noProof/>
          </w:rPr>
          <w:t>7</w:t>
        </w:r>
        <w:r w:rsidR="00211ADE" w:rsidRPr="00D945F4">
          <w:rPr>
            <w:rFonts w:ascii="Calibri" w:hAnsi="Calibri"/>
            <w:noProof/>
            <w:kern w:val="2"/>
            <w:sz w:val="22"/>
            <w:szCs w:val="22"/>
            <w:lang w:eastAsia="en-GB"/>
          </w:rPr>
          <w:tab/>
        </w:r>
        <w:r w:rsidR="00211ADE" w:rsidRPr="00DE78A2">
          <w:rPr>
            <w:rStyle w:val="Hyperlink"/>
            <w:noProof/>
          </w:rPr>
          <w:t>Company obligations</w:t>
        </w:r>
        <w:r w:rsidR="00211ADE">
          <w:rPr>
            <w:noProof/>
            <w:webHidden/>
          </w:rPr>
          <w:tab/>
        </w:r>
        <w:r w:rsidR="00211ADE">
          <w:rPr>
            <w:noProof/>
            <w:webHidden/>
          </w:rPr>
          <w:fldChar w:fldCharType="begin"/>
        </w:r>
        <w:r w:rsidR="00211ADE">
          <w:rPr>
            <w:noProof/>
            <w:webHidden/>
          </w:rPr>
          <w:instrText xml:space="preserve"> PAGEREF _Toc158035994 \h </w:instrText>
        </w:r>
        <w:r w:rsidR="00211ADE">
          <w:rPr>
            <w:noProof/>
            <w:webHidden/>
          </w:rPr>
        </w:r>
        <w:r w:rsidR="00211ADE">
          <w:rPr>
            <w:noProof/>
            <w:webHidden/>
          </w:rPr>
          <w:fldChar w:fldCharType="separate"/>
        </w:r>
        <w:r w:rsidR="00211ADE">
          <w:rPr>
            <w:noProof/>
            <w:webHidden/>
          </w:rPr>
          <w:t>7</w:t>
        </w:r>
        <w:r w:rsidR="00211ADE">
          <w:rPr>
            <w:noProof/>
            <w:webHidden/>
          </w:rPr>
          <w:fldChar w:fldCharType="end"/>
        </w:r>
      </w:hyperlink>
    </w:p>
    <w:p w14:paraId="2721D9D1" w14:textId="77777777" w:rsidR="00416929" w:rsidRPr="00D945F4" w:rsidRDefault="00000000">
      <w:pPr>
        <w:pStyle w:val="TOC1"/>
        <w:rPr>
          <w:rFonts w:ascii="Calibri" w:hAnsi="Calibri"/>
          <w:noProof/>
          <w:kern w:val="2"/>
          <w:sz w:val="22"/>
          <w:szCs w:val="22"/>
          <w:lang w:eastAsia="en-GB"/>
        </w:rPr>
      </w:pPr>
      <w:hyperlink w:anchor="_Toc158035995" w:history="1">
        <w:r w:rsidR="00211ADE" w:rsidRPr="00DE78A2">
          <w:rPr>
            <w:rStyle w:val="Hyperlink"/>
            <w:noProof/>
          </w:rPr>
          <w:t>8</w:t>
        </w:r>
        <w:r w:rsidR="00211ADE" w:rsidRPr="00D945F4">
          <w:rPr>
            <w:rFonts w:ascii="Calibri" w:hAnsi="Calibri"/>
            <w:noProof/>
            <w:kern w:val="2"/>
            <w:sz w:val="22"/>
            <w:szCs w:val="22"/>
            <w:lang w:eastAsia="en-GB"/>
          </w:rPr>
          <w:tab/>
        </w:r>
        <w:r w:rsidR="00211ADE" w:rsidRPr="00DE78A2">
          <w:rPr>
            <w:rStyle w:val="Hyperlink"/>
            <w:noProof/>
          </w:rPr>
          <w:t>Shareholder obligations</w:t>
        </w:r>
        <w:r w:rsidR="00211ADE">
          <w:rPr>
            <w:noProof/>
            <w:webHidden/>
          </w:rPr>
          <w:tab/>
        </w:r>
        <w:r w:rsidR="00211ADE">
          <w:rPr>
            <w:noProof/>
            <w:webHidden/>
          </w:rPr>
          <w:fldChar w:fldCharType="begin"/>
        </w:r>
        <w:r w:rsidR="00211ADE">
          <w:rPr>
            <w:noProof/>
            <w:webHidden/>
          </w:rPr>
          <w:instrText xml:space="preserve"> PAGEREF _Toc158035995 \h </w:instrText>
        </w:r>
        <w:r w:rsidR="00211ADE">
          <w:rPr>
            <w:noProof/>
            <w:webHidden/>
          </w:rPr>
        </w:r>
        <w:r w:rsidR="00211ADE">
          <w:rPr>
            <w:noProof/>
            <w:webHidden/>
          </w:rPr>
          <w:fldChar w:fldCharType="separate"/>
        </w:r>
        <w:r w:rsidR="00211ADE">
          <w:rPr>
            <w:noProof/>
            <w:webHidden/>
          </w:rPr>
          <w:t>7</w:t>
        </w:r>
        <w:r w:rsidR="00211ADE">
          <w:rPr>
            <w:noProof/>
            <w:webHidden/>
          </w:rPr>
          <w:fldChar w:fldCharType="end"/>
        </w:r>
      </w:hyperlink>
    </w:p>
    <w:p w14:paraId="58ADF24D" w14:textId="77777777" w:rsidR="00416929" w:rsidRPr="00D945F4" w:rsidRDefault="00000000">
      <w:pPr>
        <w:pStyle w:val="TOC1"/>
        <w:rPr>
          <w:rFonts w:ascii="Calibri" w:hAnsi="Calibri"/>
          <w:noProof/>
          <w:kern w:val="2"/>
          <w:sz w:val="22"/>
          <w:szCs w:val="22"/>
          <w:lang w:eastAsia="en-GB"/>
        </w:rPr>
      </w:pPr>
      <w:hyperlink w:anchor="_Toc158035996" w:history="1">
        <w:r w:rsidR="00211ADE" w:rsidRPr="00DE78A2">
          <w:rPr>
            <w:rStyle w:val="Hyperlink"/>
            <w:noProof/>
          </w:rPr>
          <w:t>9</w:t>
        </w:r>
        <w:r w:rsidR="00211ADE" w:rsidRPr="00D945F4">
          <w:rPr>
            <w:rFonts w:ascii="Calibri" w:hAnsi="Calibri"/>
            <w:noProof/>
            <w:kern w:val="2"/>
            <w:sz w:val="22"/>
            <w:szCs w:val="22"/>
            <w:lang w:eastAsia="en-GB"/>
          </w:rPr>
          <w:tab/>
        </w:r>
        <w:r w:rsidR="00211ADE" w:rsidRPr="00DE78A2">
          <w:rPr>
            <w:rStyle w:val="Hyperlink"/>
            <w:noProof/>
          </w:rPr>
          <w:t>Dividend policy</w:t>
        </w:r>
        <w:r w:rsidR="00211ADE">
          <w:rPr>
            <w:noProof/>
            <w:webHidden/>
          </w:rPr>
          <w:tab/>
        </w:r>
        <w:r w:rsidR="00211ADE">
          <w:rPr>
            <w:noProof/>
            <w:webHidden/>
          </w:rPr>
          <w:fldChar w:fldCharType="begin"/>
        </w:r>
        <w:r w:rsidR="00211ADE">
          <w:rPr>
            <w:noProof/>
            <w:webHidden/>
          </w:rPr>
          <w:instrText xml:space="preserve"> PAGEREF _Toc158035996 \h </w:instrText>
        </w:r>
        <w:r w:rsidR="00211ADE">
          <w:rPr>
            <w:noProof/>
            <w:webHidden/>
          </w:rPr>
        </w:r>
        <w:r w:rsidR="00211ADE">
          <w:rPr>
            <w:noProof/>
            <w:webHidden/>
          </w:rPr>
          <w:fldChar w:fldCharType="separate"/>
        </w:r>
        <w:r w:rsidR="00211ADE">
          <w:rPr>
            <w:noProof/>
            <w:webHidden/>
          </w:rPr>
          <w:t>7</w:t>
        </w:r>
        <w:r w:rsidR="00211ADE">
          <w:rPr>
            <w:noProof/>
            <w:webHidden/>
          </w:rPr>
          <w:fldChar w:fldCharType="end"/>
        </w:r>
      </w:hyperlink>
    </w:p>
    <w:p w14:paraId="243569D6" w14:textId="77777777" w:rsidR="00416929" w:rsidRPr="00D945F4" w:rsidRDefault="00000000">
      <w:pPr>
        <w:pStyle w:val="TOC1"/>
        <w:rPr>
          <w:rFonts w:ascii="Calibri" w:hAnsi="Calibri"/>
          <w:noProof/>
          <w:kern w:val="2"/>
          <w:sz w:val="22"/>
          <w:szCs w:val="22"/>
          <w:lang w:eastAsia="en-GB"/>
        </w:rPr>
      </w:pPr>
      <w:hyperlink w:anchor="_Toc158035997" w:history="1">
        <w:r w:rsidR="00211ADE" w:rsidRPr="00DE78A2">
          <w:rPr>
            <w:rStyle w:val="Hyperlink"/>
            <w:noProof/>
          </w:rPr>
          <w:t>10</w:t>
        </w:r>
        <w:r w:rsidR="00211ADE" w:rsidRPr="00D945F4">
          <w:rPr>
            <w:rFonts w:ascii="Calibri" w:hAnsi="Calibri"/>
            <w:noProof/>
            <w:kern w:val="2"/>
            <w:sz w:val="22"/>
            <w:szCs w:val="22"/>
            <w:lang w:eastAsia="en-GB"/>
          </w:rPr>
          <w:tab/>
        </w:r>
        <w:r w:rsidR="00211ADE" w:rsidRPr="00DE78A2">
          <w:rPr>
            <w:rStyle w:val="Hyperlink"/>
            <w:noProof/>
          </w:rPr>
          <w:t>Transfer of Shares</w:t>
        </w:r>
        <w:r w:rsidR="00211ADE">
          <w:rPr>
            <w:noProof/>
            <w:webHidden/>
          </w:rPr>
          <w:tab/>
        </w:r>
        <w:r w:rsidR="00211ADE">
          <w:rPr>
            <w:noProof/>
            <w:webHidden/>
          </w:rPr>
          <w:fldChar w:fldCharType="begin"/>
        </w:r>
        <w:r w:rsidR="00211ADE">
          <w:rPr>
            <w:noProof/>
            <w:webHidden/>
          </w:rPr>
          <w:instrText xml:space="preserve"> PAGEREF _Toc158035997 \h </w:instrText>
        </w:r>
        <w:r w:rsidR="00211ADE">
          <w:rPr>
            <w:noProof/>
            <w:webHidden/>
          </w:rPr>
        </w:r>
        <w:r w:rsidR="00211ADE">
          <w:rPr>
            <w:noProof/>
            <w:webHidden/>
          </w:rPr>
          <w:fldChar w:fldCharType="separate"/>
        </w:r>
        <w:r w:rsidR="00211ADE">
          <w:rPr>
            <w:noProof/>
            <w:webHidden/>
          </w:rPr>
          <w:t>7</w:t>
        </w:r>
        <w:r w:rsidR="00211ADE">
          <w:rPr>
            <w:noProof/>
            <w:webHidden/>
          </w:rPr>
          <w:fldChar w:fldCharType="end"/>
        </w:r>
      </w:hyperlink>
    </w:p>
    <w:p w14:paraId="302A05DE" w14:textId="77777777" w:rsidR="00416929" w:rsidRPr="00D945F4" w:rsidRDefault="00000000">
      <w:pPr>
        <w:pStyle w:val="TOC1"/>
        <w:rPr>
          <w:rFonts w:ascii="Calibri" w:hAnsi="Calibri"/>
          <w:noProof/>
          <w:kern w:val="2"/>
          <w:sz w:val="22"/>
          <w:szCs w:val="22"/>
          <w:lang w:eastAsia="en-GB"/>
        </w:rPr>
      </w:pPr>
      <w:hyperlink w:anchor="_Toc158035998" w:history="1">
        <w:r w:rsidR="00211ADE" w:rsidRPr="00DE78A2">
          <w:rPr>
            <w:rStyle w:val="Hyperlink"/>
            <w:noProof/>
          </w:rPr>
          <w:t>11</w:t>
        </w:r>
        <w:r w:rsidR="00211ADE" w:rsidRPr="00D945F4">
          <w:rPr>
            <w:rFonts w:ascii="Calibri" w:hAnsi="Calibri"/>
            <w:noProof/>
            <w:kern w:val="2"/>
            <w:sz w:val="22"/>
            <w:szCs w:val="22"/>
            <w:lang w:eastAsia="en-GB"/>
          </w:rPr>
          <w:tab/>
        </w:r>
        <w:r w:rsidR="00211ADE" w:rsidRPr="00DE78A2">
          <w:rPr>
            <w:rStyle w:val="Hyperlink"/>
            <w:noProof/>
          </w:rPr>
          <w:t>Deferred Shares</w:t>
        </w:r>
        <w:r w:rsidR="00211ADE">
          <w:rPr>
            <w:noProof/>
            <w:webHidden/>
          </w:rPr>
          <w:tab/>
        </w:r>
        <w:r w:rsidR="00211ADE">
          <w:rPr>
            <w:noProof/>
            <w:webHidden/>
          </w:rPr>
          <w:fldChar w:fldCharType="begin"/>
        </w:r>
        <w:r w:rsidR="00211ADE">
          <w:rPr>
            <w:noProof/>
            <w:webHidden/>
          </w:rPr>
          <w:instrText xml:space="preserve"> PAGEREF _Toc158035998 \h </w:instrText>
        </w:r>
        <w:r w:rsidR="00211ADE">
          <w:rPr>
            <w:noProof/>
            <w:webHidden/>
          </w:rPr>
        </w:r>
        <w:r w:rsidR="00211ADE">
          <w:rPr>
            <w:noProof/>
            <w:webHidden/>
          </w:rPr>
          <w:fldChar w:fldCharType="separate"/>
        </w:r>
        <w:r w:rsidR="00211ADE">
          <w:rPr>
            <w:noProof/>
            <w:webHidden/>
          </w:rPr>
          <w:t>8</w:t>
        </w:r>
        <w:r w:rsidR="00211ADE">
          <w:rPr>
            <w:noProof/>
            <w:webHidden/>
          </w:rPr>
          <w:fldChar w:fldCharType="end"/>
        </w:r>
      </w:hyperlink>
    </w:p>
    <w:p w14:paraId="572FE84B" w14:textId="77777777" w:rsidR="00416929" w:rsidRPr="00D945F4" w:rsidRDefault="00000000">
      <w:pPr>
        <w:pStyle w:val="TOC1"/>
        <w:rPr>
          <w:rFonts w:ascii="Calibri" w:hAnsi="Calibri"/>
          <w:noProof/>
          <w:kern w:val="2"/>
          <w:sz w:val="22"/>
          <w:szCs w:val="22"/>
          <w:lang w:eastAsia="en-GB"/>
        </w:rPr>
      </w:pPr>
      <w:hyperlink w:anchor="_Toc158035999" w:history="1">
        <w:r w:rsidR="00211ADE" w:rsidRPr="00DE78A2">
          <w:rPr>
            <w:rStyle w:val="Hyperlink"/>
            <w:noProof/>
          </w:rPr>
          <w:t>12</w:t>
        </w:r>
        <w:r w:rsidR="00211ADE" w:rsidRPr="00D945F4">
          <w:rPr>
            <w:rFonts w:ascii="Calibri" w:hAnsi="Calibri"/>
            <w:noProof/>
            <w:kern w:val="2"/>
            <w:sz w:val="22"/>
            <w:szCs w:val="22"/>
            <w:lang w:eastAsia="en-GB"/>
          </w:rPr>
          <w:tab/>
        </w:r>
        <w:r w:rsidR="00211ADE" w:rsidRPr="00DE78A2">
          <w:rPr>
            <w:rStyle w:val="Hyperlink"/>
            <w:noProof/>
          </w:rPr>
          <w:t>Issue of further shares</w:t>
        </w:r>
        <w:r w:rsidR="00211ADE">
          <w:rPr>
            <w:noProof/>
            <w:webHidden/>
          </w:rPr>
          <w:tab/>
        </w:r>
        <w:r w:rsidR="00211ADE">
          <w:rPr>
            <w:noProof/>
            <w:webHidden/>
          </w:rPr>
          <w:fldChar w:fldCharType="begin"/>
        </w:r>
        <w:r w:rsidR="00211ADE">
          <w:rPr>
            <w:noProof/>
            <w:webHidden/>
          </w:rPr>
          <w:instrText xml:space="preserve"> PAGEREF _Toc158035999 \h </w:instrText>
        </w:r>
        <w:r w:rsidR="00211ADE">
          <w:rPr>
            <w:noProof/>
            <w:webHidden/>
          </w:rPr>
        </w:r>
        <w:r w:rsidR="00211ADE">
          <w:rPr>
            <w:noProof/>
            <w:webHidden/>
          </w:rPr>
          <w:fldChar w:fldCharType="separate"/>
        </w:r>
        <w:r w:rsidR="00211ADE">
          <w:rPr>
            <w:noProof/>
            <w:webHidden/>
          </w:rPr>
          <w:t>10</w:t>
        </w:r>
        <w:r w:rsidR="00211ADE">
          <w:rPr>
            <w:noProof/>
            <w:webHidden/>
          </w:rPr>
          <w:fldChar w:fldCharType="end"/>
        </w:r>
      </w:hyperlink>
    </w:p>
    <w:p w14:paraId="63EF6C7F" w14:textId="77777777" w:rsidR="00416929" w:rsidRPr="00D945F4" w:rsidRDefault="00000000">
      <w:pPr>
        <w:pStyle w:val="TOC1"/>
        <w:rPr>
          <w:rFonts w:ascii="Calibri" w:hAnsi="Calibri"/>
          <w:noProof/>
          <w:kern w:val="2"/>
          <w:sz w:val="22"/>
          <w:szCs w:val="22"/>
          <w:lang w:eastAsia="en-GB"/>
        </w:rPr>
      </w:pPr>
      <w:hyperlink w:anchor="_Toc158036000" w:history="1">
        <w:r w:rsidR="00211ADE" w:rsidRPr="00DE78A2">
          <w:rPr>
            <w:rStyle w:val="Hyperlink"/>
            <w:noProof/>
          </w:rPr>
          <w:t>13</w:t>
        </w:r>
        <w:r w:rsidR="00211ADE" w:rsidRPr="00D945F4">
          <w:rPr>
            <w:rFonts w:ascii="Calibri" w:hAnsi="Calibri"/>
            <w:noProof/>
            <w:kern w:val="2"/>
            <w:sz w:val="22"/>
            <w:szCs w:val="22"/>
            <w:lang w:eastAsia="en-GB"/>
          </w:rPr>
          <w:tab/>
        </w:r>
        <w:r w:rsidR="00211ADE" w:rsidRPr="00DE78A2">
          <w:rPr>
            <w:rStyle w:val="Hyperlink"/>
            <w:noProof/>
          </w:rPr>
          <w:t>Directors and Management</w:t>
        </w:r>
        <w:r w:rsidR="00211ADE">
          <w:rPr>
            <w:noProof/>
            <w:webHidden/>
          </w:rPr>
          <w:tab/>
        </w:r>
        <w:r w:rsidR="00211ADE">
          <w:rPr>
            <w:noProof/>
            <w:webHidden/>
          </w:rPr>
          <w:fldChar w:fldCharType="begin"/>
        </w:r>
        <w:r w:rsidR="00211ADE">
          <w:rPr>
            <w:noProof/>
            <w:webHidden/>
          </w:rPr>
          <w:instrText xml:space="preserve"> PAGEREF _Toc158036000 \h </w:instrText>
        </w:r>
        <w:r w:rsidR="00211ADE">
          <w:rPr>
            <w:noProof/>
            <w:webHidden/>
          </w:rPr>
        </w:r>
        <w:r w:rsidR="00211ADE">
          <w:rPr>
            <w:noProof/>
            <w:webHidden/>
          </w:rPr>
          <w:fldChar w:fldCharType="separate"/>
        </w:r>
        <w:r w:rsidR="00211ADE">
          <w:rPr>
            <w:noProof/>
            <w:webHidden/>
          </w:rPr>
          <w:t>10</w:t>
        </w:r>
        <w:r w:rsidR="00211ADE">
          <w:rPr>
            <w:noProof/>
            <w:webHidden/>
          </w:rPr>
          <w:fldChar w:fldCharType="end"/>
        </w:r>
      </w:hyperlink>
    </w:p>
    <w:p w14:paraId="73222983" w14:textId="77777777" w:rsidR="00416929" w:rsidRPr="00D945F4" w:rsidRDefault="00000000">
      <w:pPr>
        <w:pStyle w:val="TOC1"/>
        <w:rPr>
          <w:rFonts w:ascii="Calibri" w:hAnsi="Calibri"/>
          <w:noProof/>
          <w:kern w:val="2"/>
          <w:sz w:val="22"/>
          <w:szCs w:val="22"/>
          <w:lang w:eastAsia="en-GB"/>
        </w:rPr>
      </w:pPr>
      <w:hyperlink w:anchor="_Toc158036001" w:history="1">
        <w:r w:rsidR="00211ADE" w:rsidRPr="00DE78A2">
          <w:rPr>
            <w:rStyle w:val="Hyperlink"/>
            <w:noProof/>
          </w:rPr>
          <w:t>14</w:t>
        </w:r>
        <w:r w:rsidR="00211ADE" w:rsidRPr="00D945F4">
          <w:rPr>
            <w:rFonts w:ascii="Calibri" w:hAnsi="Calibri"/>
            <w:noProof/>
            <w:kern w:val="2"/>
            <w:sz w:val="22"/>
            <w:szCs w:val="22"/>
            <w:lang w:eastAsia="en-GB"/>
          </w:rPr>
          <w:tab/>
        </w:r>
        <w:r w:rsidR="00211ADE" w:rsidRPr="00DE78A2">
          <w:rPr>
            <w:rStyle w:val="Hyperlink"/>
            <w:noProof/>
          </w:rPr>
          <w:t>Termination</w:t>
        </w:r>
        <w:r w:rsidR="00211ADE">
          <w:rPr>
            <w:noProof/>
            <w:webHidden/>
          </w:rPr>
          <w:tab/>
        </w:r>
        <w:r w:rsidR="00211ADE">
          <w:rPr>
            <w:noProof/>
            <w:webHidden/>
          </w:rPr>
          <w:fldChar w:fldCharType="begin"/>
        </w:r>
        <w:r w:rsidR="00211ADE">
          <w:rPr>
            <w:noProof/>
            <w:webHidden/>
          </w:rPr>
          <w:instrText xml:space="preserve"> PAGEREF _Toc158036001 \h </w:instrText>
        </w:r>
        <w:r w:rsidR="00211ADE">
          <w:rPr>
            <w:noProof/>
            <w:webHidden/>
          </w:rPr>
        </w:r>
        <w:r w:rsidR="00211ADE">
          <w:rPr>
            <w:noProof/>
            <w:webHidden/>
          </w:rPr>
          <w:fldChar w:fldCharType="separate"/>
        </w:r>
        <w:r w:rsidR="00211ADE">
          <w:rPr>
            <w:noProof/>
            <w:webHidden/>
          </w:rPr>
          <w:t>10</w:t>
        </w:r>
        <w:r w:rsidR="00211ADE">
          <w:rPr>
            <w:noProof/>
            <w:webHidden/>
          </w:rPr>
          <w:fldChar w:fldCharType="end"/>
        </w:r>
      </w:hyperlink>
    </w:p>
    <w:p w14:paraId="009F7D95" w14:textId="77777777" w:rsidR="00416929" w:rsidRPr="00D945F4" w:rsidRDefault="00000000">
      <w:pPr>
        <w:pStyle w:val="TOC1"/>
        <w:rPr>
          <w:rFonts w:ascii="Calibri" w:hAnsi="Calibri"/>
          <w:noProof/>
          <w:kern w:val="2"/>
          <w:sz w:val="22"/>
          <w:szCs w:val="22"/>
          <w:lang w:eastAsia="en-GB"/>
        </w:rPr>
      </w:pPr>
      <w:hyperlink w:anchor="_Toc158036002" w:history="1">
        <w:r w:rsidR="00211ADE" w:rsidRPr="00DE78A2">
          <w:rPr>
            <w:rStyle w:val="Hyperlink"/>
            <w:noProof/>
          </w:rPr>
          <w:t>15</w:t>
        </w:r>
        <w:r w:rsidR="00211ADE" w:rsidRPr="00D945F4">
          <w:rPr>
            <w:rFonts w:ascii="Calibri" w:hAnsi="Calibri"/>
            <w:noProof/>
            <w:kern w:val="2"/>
            <w:sz w:val="22"/>
            <w:szCs w:val="22"/>
            <w:lang w:eastAsia="en-GB"/>
          </w:rPr>
          <w:tab/>
        </w:r>
        <w:r w:rsidR="00211ADE" w:rsidRPr="00DE78A2">
          <w:rPr>
            <w:rStyle w:val="Hyperlink"/>
            <w:noProof/>
          </w:rPr>
          <w:t>Status of this agreement</w:t>
        </w:r>
        <w:r w:rsidR="00211ADE">
          <w:rPr>
            <w:noProof/>
            <w:webHidden/>
          </w:rPr>
          <w:tab/>
        </w:r>
        <w:r w:rsidR="00211ADE">
          <w:rPr>
            <w:noProof/>
            <w:webHidden/>
          </w:rPr>
          <w:fldChar w:fldCharType="begin"/>
        </w:r>
        <w:r w:rsidR="00211ADE">
          <w:rPr>
            <w:noProof/>
            <w:webHidden/>
          </w:rPr>
          <w:instrText xml:space="preserve"> PAGEREF _Toc158036002 \h </w:instrText>
        </w:r>
        <w:r w:rsidR="00211ADE">
          <w:rPr>
            <w:noProof/>
            <w:webHidden/>
          </w:rPr>
        </w:r>
        <w:r w:rsidR="00211ADE">
          <w:rPr>
            <w:noProof/>
            <w:webHidden/>
          </w:rPr>
          <w:fldChar w:fldCharType="separate"/>
        </w:r>
        <w:r w:rsidR="00211ADE">
          <w:rPr>
            <w:noProof/>
            <w:webHidden/>
          </w:rPr>
          <w:t>11</w:t>
        </w:r>
        <w:r w:rsidR="00211ADE">
          <w:rPr>
            <w:noProof/>
            <w:webHidden/>
          </w:rPr>
          <w:fldChar w:fldCharType="end"/>
        </w:r>
      </w:hyperlink>
    </w:p>
    <w:p w14:paraId="01A15B54" w14:textId="77777777" w:rsidR="00416929" w:rsidRPr="00D945F4" w:rsidRDefault="00000000">
      <w:pPr>
        <w:pStyle w:val="TOC1"/>
        <w:rPr>
          <w:rFonts w:ascii="Calibri" w:hAnsi="Calibri"/>
          <w:noProof/>
          <w:kern w:val="2"/>
          <w:sz w:val="22"/>
          <w:szCs w:val="22"/>
          <w:lang w:eastAsia="en-GB"/>
        </w:rPr>
      </w:pPr>
      <w:hyperlink w:anchor="_Toc158036003" w:history="1">
        <w:r w:rsidR="00211ADE" w:rsidRPr="00DE78A2">
          <w:rPr>
            <w:rStyle w:val="Hyperlink"/>
            <w:noProof/>
          </w:rPr>
          <w:t>16</w:t>
        </w:r>
        <w:r w:rsidR="00211ADE" w:rsidRPr="00D945F4">
          <w:rPr>
            <w:rFonts w:ascii="Calibri" w:hAnsi="Calibri"/>
            <w:noProof/>
            <w:kern w:val="2"/>
            <w:sz w:val="22"/>
            <w:szCs w:val="22"/>
            <w:lang w:eastAsia="en-GB"/>
          </w:rPr>
          <w:tab/>
        </w:r>
        <w:r w:rsidR="00211ADE" w:rsidRPr="00DE78A2">
          <w:rPr>
            <w:rStyle w:val="Hyperlink"/>
            <w:noProof/>
          </w:rPr>
          <w:t>Confidentiality</w:t>
        </w:r>
        <w:r w:rsidR="00211ADE">
          <w:rPr>
            <w:noProof/>
            <w:webHidden/>
          </w:rPr>
          <w:tab/>
        </w:r>
        <w:r w:rsidR="00211ADE">
          <w:rPr>
            <w:noProof/>
            <w:webHidden/>
          </w:rPr>
          <w:fldChar w:fldCharType="begin"/>
        </w:r>
        <w:r w:rsidR="00211ADE">
          <w:rPr>
            <w:noProof/>
            <w:webHidden/>
          </w:rPr>
          <w:instrText xml:space="preserve"> PAGEREF _Toc158036003 \h </w:instrText>
        </w:r>
        <w:r w:rsidR="00211ADE">
          <w:rPr>
            <w:noProof/>
            <w:webHidden/>
          </w:rPr>
        </w:r>
        <w:r w:rsidR="00211ADE">
          <w:rPr>
            <w:noProof/>
            <w:webHidden/>
          </w:rPr>
          <w:fldChar w:fldCharType="separate"/>
        </w:r>
        <w:r w:rsidR="00211ADE">
          <w:rPr>
            <w:noProof/>
            <w:webHidden/>
          </w:rPr>
          <w:t>11</w:t>
        </w:r>
        <w:r w:rsidR="00211ADE">
          <w:rPr>
            <w:noProof/>
            <w:webHidden/>
          </w:rPr>
          <w:fldChar w:fldCharType="end"/>
        </w:r>
      </w:hyperlink>
    </w:p>
    <w:p w14:paraId="263960B6" w14:textId="77777777" w:rsidR="00416929" w:rsidRPr="00D945F4" w:rsidRDefault="00000000">
      <w:pPr>
        <w:pStyle w:val="TOC1"/>
        <w:rPr>
          <w:rFonts w:ascii="Calibri" w:hAnsi="Calibri"/>
          <w:noProof/>
          <w:kern w:val="2"/>
          <w:sz w:val="22"/>
          <w:szCs w:val="22"/>
          <w:lang w:eastAsia="en-GB"/>
        </w:rPr>
      </w:pPr>
      <w:hyperlink w:anchor="_Toc158036004" w:history="1">
        <w:r w:rsidR="00211ADE" w:rsidRPr="00DE78A2">
          <w:rPr>
            <w:rStyle w:val="Hyperlink"/>
            <w:noProof/>
          </w:rPr>
          <w:t>17</w:t>
        </w:r>
        <w:r w:rsidR="00211ADE" w:rsidRPr="00D945F4">
          <w:rPr>
            <w:rFonts w:ascii="Calibri" w:hAnsi="Calibri"/>
            <w:noProof/>
            <w:kern w:val="2"/>
            <w:sz w:val="22"/>
            <w:szCs w:val="22"/>
            <w:lang w:eastAsia="en-GB"/>
          </w:rPr>
          <w:tab/>
        </w:r>
        <w:r w:rsidR="00211ADE" w:rsidRPr="00DE78A2">
          <w:rPr>
            <w:rStyle w:val="Hyperlink"/>
            <w:noProof/>
          </w:rPr>
          <w:t>Assignment and other dealings</w:t>
        </w:r>
        <w:r w:rsidR="00211ADE">
          <w:rPr>
            <w:noProof/>
            <w:webHidden/>
          </w:rPr>
          <w:tab/>
        </w:r>
        <w:r w:rsidR="00211ADE">
          <w:rPr>
            <w:noProof/>
            <w:webHidden/>
          </w:rPr>
          <w:fldChar w:fldCharType="begin"/>
        </w:r>
        <w:r w:rsidR="00211ADE">
          <w:rPr>
            <w:noProof/>
            <w:webHidden/>
          </w:rPr>
          <w:instrText xml:space="preserve"> PAGEREF _Toc158036004 \h </w:instrText>
        </w:r>
        <w:r w:rsidR="00211ADE">
          <w:rPr>
            <w:noProof/>
            <w:webHidden/>
          </w:rPr>
        </w:r>
        <w:r w:rsidR="00211ADE">
          <w:rPr>
            <w:noProof/>
            <w:webHidden/>
          </w:rPr>
          <w:fldChar w:fldCharType="separate"/>
        </w:r>
        <w:r w:rsidR="00211ADE">
          <w:rPr>
            <w:noProof/>
            <w:webHidden/>
          </w:rPr>
          <w:t>12</w:t>
        </w:r>
        <w:r w:rsidR="00211ADE">
          <w:rPr>
            <w:noProof/>
            <w:webHidden/>
          </w:rPr>
          <w:fldChar w:fldCharType="end"/>
        </w:r>
      </w:hyperlink>
    </w:p>
    <w:p w14:paraId="023FF821" w14:textId="77777777" w:rsidR="00416929" w:rsidRPr="00D945F4" w:rsidRDefault="00000000">
      <w:pPr>
        <w:pStyle w:val="TOC1"/>
        <w:rPr>
          <w:rFonts w:ascii="Calibri" w:hAnsi="Calibri"/>
          <w:noProof/>
          <w:kern w:val="2"/>
          <w:sz w:val="22"/>
          <w:szCs w:val="22"/>
          <w:lang w:eastAsia="en-GB"/>
        </w:rPr>
      </w:pPr>
      <w:hyperlink w:anchor="_Toc158036005" w:history="1">
        <w:r w:rsidR="00211ADE" w:rsidRPr="00DE78A2">
          <w:rPr>
            <w:rStyle w:val="Hyperlink"/>
            <w:noProof/>
          </w:rPr>
          <w:t>18</w:t>
        </w:r>
        <w:r w:rsidR="00211ADE" w:rsidRPr="00D945F4">
          <w:rPr>
            <w:rFonts w:ascii="Calibri" w:hAnsi="Calibri"/>
            <w:noProof/>
            <w:kern w:val="2"/>
            <w:sz w:val="22"/>
            <w:szCs w:val="22"/>
            <w:lang w:eastAsia="en-GB"/>
          </w:rPr>
          <w:tab/>
        </w:r>
        <w:r w:rsidR="00211ADE" w:rsidRPr="00DE78A2">
          <w:rPr>
            <w:rStyle w:val="Hyperlink"/>
            <w:noProof/>
          </w:rPr>
          <w:t>Entire agreement</w:t>
        </w:r>
        <w:r w:rsidR="00211ADE">
          <w:rPr>
            <w:noProof/>
            <w:webHidden/>
          </w:rPr>
          <w:tab/>
        </w:r>
        <w:r w:rsidR="00211ADE">
          <w:rPr>
            <w:noProof/>
            <w:webHidden/>
          </w:rPr>
          <w:fldChar w:fldCharType="begin"/>
        </w:r>
        <w:r w:rsidR="00211ADE">
          <w:rPr>
            <w:noProof/>
            <w:webHidden/>
          </w:rPr>
          <w:instrText xml:space="preserve"> PAGEREF _Toc158036005 \h </w:instrText>
        </w:r>
        <w:r w:rsidR="00211ADE">
          <w:rPr>
            <w:noProof/>
            <w:webHidden/>
          </w:rPr>
        </w:r>
        <w:r w:rsidR="00211ADE">
          <w:rPr>
            <w:noProof/>
            <w:webHidden/>
          </w:rPr>
          <w:fldChar w:fldCharType="separate"/>
        </w:r>
        <w:r w:rsidR="00211ADE">
          <w:rPr>
            <w:noProof/>
            <w:webHidden/>
          </w:rPr>
          <w:t>12</w:t>
        </w:r>
        <w:r w:rsidR="00211ADE">
          <w:rPr>
            <w:noProof/>
            <w:webHidden/>
          </w:rPr>
          <w:fldChar w:fldCharType="end"/>
        </w:r>
      </w:hyperlink>
    </w:p>
    <w:p w14:paraId="6B1EB22F" w14:textId="77777777" w:rsidR="00416929" w:rsidRPr="00D945F4" w:rsidRDefault="00000000">
      <w:pPr>
        <w:pStyle w:val="TOC1"/>
        <w:rPr>
          <w:rFonts w:ascii="Calibri" w:hAnsi="Calibri"/>
          <w:noProof/>
          <w:kern w:val="2"/>
          <w:sz w:val="22"/>
          <w:szCs w:val="22"/>
          <w:lang w:eastAsia="en-GB"/>
        </w:rPr>
      </w:pPr>
      <w:hyperlink w:anchor="_Toc158036006" w:history="1">
        <w:r w:rsidR="00211ADE" w:rsidRPr="00DE78A2">
          <w:rPr>
            <w:rStyle w:val="Hyperlink"/>
            <w:noProof/>
          </w:rPr>
          <w:t>19</w:t>
        </w:r>
        <w:r w:rsidR="00211ADE" w:rsidRPr="00D945F4">
          <w:rPr>
            <w:rFonts w:ascii="Calibri" w:hAnsi="Calibri"/>
            <w:noProof/>
            <w:kern w:val="2"/>
            <w:sz w:val="22"/>
            <w:szCs w:val="22"/>
            <w:lang w:eastAsia="en-GB"/>
          </w:rPr>
          <w:tab/>
        </w:r>
        <w:r w:rsidR="00211ADE" w:rsidRPr="00DE78A2">
          <w:rPr>
            <w:rStyle w:val="Hyperlink"/>
            <w:noProof/>
          </w:rPr>
          <w:t>Variation and waiver</w:t>
        </w:r>
        <w:r w:rsidR="00211ADE">
          <w:rPr>
            <w:noProof/>
            <w:webHidden/>
          </w:rPr>
          <w:tab/>
        </w:r>
        <w:r w:rsidR="00211ADE">
          <w:rPr>
            <w:noProof/>
            <w:webHidden/>
          </w:rPr>
          <w:fldChar w:fldCharType="begin"/>
        </w:r>
        <w:r w:rsidR="00211ADE">
          <w:rPr>
            <w:noProof/>
            <w:webHidden/>
          </w:rPr>
          <w:instrText xml:space="preserve"> PAGEREF _Toc158036006 \h </w:instrText>
        </w:r>
        <w:r w:rsidR="00211ADE">
          <w:rPr>
            <w:noProof/>
            <w:webHidden/>
          </w:rPr>
        </w:r>
        <w:r w:rsidR="00211ADE">
          <w:rPr>
            <w:noProof/>
            <w:webHidden/>
          </w:rPr>
          <w:fldChar w:fldCharType="separate"/>
        </w:r>
        <w:r w:rsidR="00211ADE">
          <w:rPr>
            <w:noProof/>
            <w:webHidden/>
          </w:rPr>
          <w:t>12</w:t>
        </w:r>
        <w:r w:rsidR="00211ADE">
          <w:rPr>
            <w:noProof/>
            <w:webHidden/>
          </w:rPr>
          <w:fldChar w:fldCharType="end"/>
        </w:r>
      </w:hyperlink>
    </w:p>
    <w:p w14:paraId="13A6B35F" w14:textId="77777777" w:rsidR="00416929" w:rsidRPr="00D945F4" w:rsidRDefault="00000000">
      <w:pPr>
        <w:pStyle w:val="TOC1"/>
        <w:rPr>
          <w:rFonts w:ascii="Calibri" w:hAnsi="Calibri"/>
          <w:noProof/>
          <w:kern w:val="2"/>
          <w:sz w:val="22"/>
          <w:szCs w:val="22"/>
          <w:lang w:eastAsia="en-GB"/>
        </w:rPr>
      </w:pPr>
      <w:hyperlink w:anchor="_Toc158036007" w:history="1">
        <w:r w:rsidR="00211ADE" w:rsidRPr="00DE78A2">
          <w:rPr>
            <w:rStyle w:val="Hyperlink"/>
            <w:noProof/>
          </w:rPr>
          <w:t>20</w:t>
        </w:r>
        <w:r w:rsidR="00211ADE" w:rsidRPr="00D945F4">
          <w:rPr>
            <w:rFonts w:ascii="Calibri" w:hAnsi="Calibri"/>
            <w:noProof/>
            <w:kern w:val="2"/>
            <w:sz w:val="22"/>
            <w:szCs w:val="22"/>
            <w:lang w:eastAsia="en-GB"/>
          </w:rPr>
          <w:tab/>
        </w:r>
        <w:r w:rsidR="00211ADE" w:rsidRPr="00DE78A2">
          <w:rPr>
            <w:rStyle w:val="Hyperlink"/>
            <w:noProof/>
          </w:rPr>
          <w:t>No partnership or agency</w:t>
        </w:r>
        <w:r w:rsidR="00211ADE">
          <w:rPr>
            <w:noProof/>
            <w:webHidden/>
          </w:rPr>
          <w:tab/>
        </w:r>
        <w:r w:rsidR="00211ADE">
          <w:rPr>
            <w:noProof/>
            <w:webHidden/>
          </w:rPr>
          <w:fldChar w:fldCharType="begin"/>
        </w:r>
        <w:r w:rsidR="00211ADE">
          <w:rPr>
            <w:noProof/>
            <w:webHidden/>
          </w:rPr>
          <w:instrText xml:space="preserve"> PAGEREF _Toc158036007 \h </w:instrText>
        </w:r>
        <w:r w:rsidR="00211ADE">
          <w:rPr>
            <w:noProof/>
            <w:webHidden/>
          </w:rPr>
        </w:r>
        <w:r w:rsidR="00211ADE">
          <w:rPr>
            <w:noProof/>
            <w:webHidden/>
          </w:rPr>
          <w:fldChar w:fldCharType="separate"/>
        </w:r>
        <w:r w:rsidR="00211ADE">
          <w:rPr>
            <w:noProof/>
            <w:webHidden/>
          </w:rPr>
          <w:t>12</w:t>
        </w:r>
        <w:r w:rsidR="00211ADE">
          <w:rPr>
            <w:noProof/>
            <w:webHidden/>
          </w:rPr>
          <w:fldChar w:fldCharType="end"/>
        </w:r>
      </w:hyperlink>
    </w:p>
    <w:p w14:paraId="7D3C00BA" w14:textId="77777777" w:rsidR="00416929" w:rsidRPr="00D945F4" w:rsidRDefault="00000000">
      <w:pPr>
        <w:pStyle w:val="TOC1"/>
        <w:rPr>
          <w:rFonts w:ascii="Calibri" w:hAnsi="Calibri"/>
          <w:noProof/>
          <w:kern w:val="2"/>
          <w:sz w:val="22"/>
          <w:szCs w:val="22"/>
          <w:lang w:eastAsia="en-GB"/>
        </w:rPr>
      </w:pPr>
      <w:hyperlink w:anchor="_Toc158036008" w:history="1">
        <w:r w:rsidR="00211ADE" w:rsidRPr="00DE78A2">
          <w:rPr>
            <w:rStyle w:val="Hyperlink"/>
            <w:noProof/>
          </w:rPr>
          <w:t>21</w:t>
        </w:r>
        <w:r w:rsidR="00211ADE" w:rsidRPr="00D945F4">
          <w:rPr>
            <w:rFonts w:ascii="Calibri" w:hAnsi="Calibri"/>
            <w:noProof/>
            <w:kern w:val="2"/>
            <w:sz w:val="22"/>
            <w:szCs w:val="22"/>
            <w:lang w:eastAsia="en-GB"/>
          </w:rPr>
          <w:tab/>
        </w:r>
        <w:r w:rsidR="00211ADE" w:rsidRPr="00DE78A2">
          <w:rPr>
            <w:rStyle w:val="Hyperlink"/>
            <w:noProof/>
          </w:rPr>
          <w:t>Notices</w:t>
        </w:r>
        <w:r w:rsidR="00211ADE">
          <w:rPr>
            <w:noProof/>
            <w:webHidden/>
          </w:rPr>
          <w:tab/>
        </w:r>
        <w:r w:rsidR="00211ADE">
          <w:rPr>
            <w:noProof/>
            <w:webHidden/>
          </w:rPr>
          <w:fldChar w:fldCharType="begin"/>
        </w:r>
        <w:r w:rsidR="00211ADE">
          <w:rPr>
            <w:noProof/>
            <w:webHidden/>
          </w:rPr>
          <w:instrText xml:space="preserve"> PAGEREF _Toc158036008 \h </w:instrText>
        </w:r>
        <w:r w:rsidR="00211ADE">
          <w:rPr>
            <w:noProof/>
            <w:webHidden/>
          </w:rPr>
        </w:r>
        <w:r w:rsidR="00211ADE">
          <w:rPr>
            <w:noProof/>
            <w:webHidden/>
          </w:rPr>
          <w:fldChar w:fldCharType="separate"/>
        </w:r>
        <w:r w:rsidR="00211ADE">
          <w:rPr>
            <w:noProof/>
            <w:webHidden/>
          </w:rPr>
          <w:t>13</w:t>
        </w:r>
        <w:r w:rsidR="00211ADE">
          <w:rPr>
            <w:noProof/>
            <w:webHidden/>
          </w:rPr>
          <w:fldChar w:fldCharType="end"/>
        </w:r>
      </w:hyperlink>
    </w:p>
    <w:p w14:paraId="01F4C8C6" w14:textId="77777777" w:rsidR="00416929" w:rsidRPr="00D945F4" w:rsidRDefault="00000000">
      <w:pPr>
        <w:pStyle w:val="TOC1"/>
        <w:rPr>
          <w:rFonts w:ascii="Calibri" w:hAnsi="Calibri"/>
          <w:noProof/>
          <w:kern w:val="2"/>
          <w:sz w:val="22"/>
          <w:szCs w:val="22"/>
          <w:lang w:eastAsia="en-GB"/>
        </w:rPr>
      </w:pPr>
      <w:hyperlink w:anchor="_Toc158036009" w:history="1">
        <w:r w:rsidR="00211ADE" w:rsidRPr="00DE78A2">
          <w:rPr>
            <w:rStyle w:val="Hyperlink"/>
            <w:noProof/>
          </w:rPr>
          <w:t>22</w:t>
        </w:r>
        <w:r w:rsidR="00211ADE" w:rsidRPr="00D945F4">
          <w:rPr>
            <w:rFonts w:ascii="Calibri" w:hAnsi="Calibri"/>
            <w:noProof/>
            <w:kern w:val="2"/>
            <w:sz w:val="22"/>
            <w:szCs w:val="22"/>
            <w:lang w:eastAsia="en-GB"/>
          </w:rPr>
          <w:tab/>
        </w:r>
        <w:r w:rsidR="00211ADE" w:rsidRPr="00DE78A2">
          <w:rPr>
            <w:rStyle w:val="Hyperlink"/>
            <w:noProof/>
          </w:rPr>
          <w:t>Severance</w:t>
        </w:r>
        <w:r w:rsidR="00211ADE">
          <w:rPr>
            <w:noProof/>
            <w:webHidden/>
          </w:rPr>
          <w:tab/>
        </w:r>
        <w:r w:rsidR="00211ADE">
          <w:rPr>
            <w:noProof/>
            <w:webHidden/>
          </w:rPr>
          <w:fldChar w:fldCharType="begin"/>
        </w:r>
        <w:r w:rsidR="00211ADE">
          <w:rPr>
            <w:noProof/>
            <w:webHidden/>
          </w:rPr>
          <w:instrText xml:space="preserve"> PAGEREF _Toc158036009 \h </w:instrText>
        </w:r>
        <w:r w:rsidR="00211ADE">
          <w:rPr>
            <w:noProof/>
            <w:webHidden/>
          </w:rPr>
        </w:r>
        <w:r w:rsidR="00211ADE">
          <w:rPr>
            <w:noProof/>
            <w:webHidden/>
          </w:rPr>
          <w:fldChar w:fldCharType="separate"/>
        </w:r>
        <w:r w:rsidR="00211ADE">
          <w:rPr>
            <w:noProof/>
            <w:webHidden/>
          </w:rPr>
          <w:t>13</w:t>
        </w:r>
        <w:r w:rsidR="00211ADE">
          <w:rPr>
            <w:noProof/>
            <w:webHidden/>
          </w:rPr>
          <w:fldChar w:fldCharType="end"/>
        </w:r>
      </w:hyperlink>
    </w:p>
    <w:p w14:paraId="26C7084E" w14:textId="77777777" w:rsidR="00416929" w:rsidRPr="00D945F4" w:rsidRDefault="00000000">
      <w:pPr>
        <w:pStyle w:val="TOC1"/>
        <w:rPr>
          <w:rFonts w:ascii="Calibri" w:hAnsi="Calibri"/>
          <w:noProof/>
          <w:kern w:val="2"/>
          <w:sz w:val="22"/>
          <w:szCs w:val="22"/>
          <w:lang w:eastAsia="en-GB"/>
        </w:rPr>
      </w:pPr>
      <w:hyperlink w:anchor="_Toc158036010" w:history="1">
        <w:r w:rsidR="00211ADE" w:rsidRPr="00DE78A2">
          <w:rPr>
            <w:rStyle w:val="Hyperlink"/>
            <w:noProof/>
          </w:rPr>
          <w:t>23</w:t>
        </w:r>
        <w:r w:rsidR="00211ADE" w:rsidRPr="00D945F4">
          <w:rPr>
            <w:rFonts w:ascii="Calibri" w:hAnsi="Calibri"/>
            <w:noProof/>
            <w:kern w:val="2"/>
            <w:sz w:val="22"/>
            <w:szCs w:val="22"/>
            <w:lang w:eastAsia="en-GB"/>
          </w:rPr>
          <w:tab/>
        </w:r>
        <w:r w:rsidR="00211ADE" w:rsidRPr="00DE78A2">
          <w:rPr>
            <w:rStyle w:val="Hyperlink"/>
            <w:noProof/>
          </w:rPr>
          <w:t>Third party rights</w:t>
        </w:r>
        <w:r w:rsidR="00211ADE">
          <w:rPr>
            <w:noProof/>
            <w:webHidden/>
          </w:rPr>
          <w:tab/>
        </w:r>
        <w:r w:rsidR="00211ADE">
          <w:rPr>
            <w:noProof/>
            <w:webHidden/>
          </w:rPr>
          <w:fldChar w:fldCharType="begin"/>
        </w:r>
        <w:r w:rsidR="00211ADE">
          <w:rPr>
            <w:noProof/>
            <w:webHidden/>
          </w:rPr>
          <w:instrText xml:space="preserve"> PAGEREF _Toc158036010 \h </w:instrText>
        </w:r>
        <w:r w:rsidR="00211ADE">
          <w:rPr>
            <w:noProof/>
            <w:webHidden/>
          </w:rPr>
        </w:r>
        <w:r w:rsidR="00211ADE">
          <w:rPr>
            <w:noProof/>
            <w:webHidden/>
          </w:rPr>
          <w:fldChar w:fldCharType="separate"/>
        </w:r>
        <w:r w:rsidR="00211ADE">
          <w:rPr>
            <w:noProof/>
            <w:webHidden/>
          </w:rPr>
          <w:t>13</w:t>
        </w:r>
        <w:r w:rsidR="00211ADE">
          <w:rPr>
            <w:noProof/>
            <w:webHidden/>
          </w:rPr>
          <w:fldChar w:fldCharType="end"/>
        </w:r>
      </w:hyperlink>
    </w:p>
    <w:p w14:paraId="3C9670E7" w14:textId="77777777" w:rsidR="00416929" w:rsidRPr="00D945F4" w:rsidRDefault="00000000">
      <w:pPr>
        <w:pStyle w:val="TOC1"/>
        <w:rPr>
          <w:rFonts w:ascii="Calibri" w:hAnsi="Calibri"/>
          <w:noProof/>
          <w:kern w:val="2"/>
          <w:sz w:val="22"/>
          <w:szCs w:val="22"/>
          <w:lang w:eastAsia="en-GB"/>
        </w:rPr>
      </w:pPr>
      <w:hyperlink w:anchor="_Toc158036011" w:history="1">
        <w:r w:rsidR="00211ADE" w:rsidRPr="00DE78A2">
          <w:rPr>
            <w:rStyle w:val="Hyperlink"/>
            <w:noProof/>
          </w:rPr>
          <w:t>24</w:t>
        </w:r>
        <w:r w:rsidR="00211ADE" w:rsidRPr="00D945F4">
          <w:rPr>
            <w:rFonts w:ascii="Calibri" w:hAnsi="Calibri"/>
            <w:noProof/>
            <w:kern w:val="2"/>
            <w:sz w:val="22"/>
            <w:szCs w:val="22"/>
            <w:lang w:eastAsia="en-GB"/>
          </w:rPr>
          <w:tab/>
        </w:r>
        <w:r w:rsidR="00211ADE" w:rsidRPr="00DE78A2">
          <w:rPr>
            <w:rStyle w:val="Hyperlink"/>
            <w:noProof/>
          </w:rPr>
          <w:t>Counterparts</w:t>
        </w:r>
        <w:r w:rsidR="00211ADE">
          <w:rPr>
            <w:noProof/>
            <w:webHidden/>
          </w:rPr>
          <w:tab/>
        </w:r>
        <w:r w:rsidR="00211ADE">
          <w:rPr>
            <w:noProof/>
            <w:webHidden/>
          </w:rPr>
          <w:fldChar w:fldCharType="begin"/>
        </w:r>
        <w:r w:rsidR="00211ADE">
          <w:rPr>
            <w:noProof/>
            <w:webHidden/>
          </w:rPr>
          <w:instrText xml:space="preserve"> PAGEREF _Toc158036011 \h </w:instrText>
        </w:r>
        <w:r w:rsidR="00211ADE">
          <w:rPr>
            <w:noProof/>
            <w:webHidden/>
          </w:rPr>
        </w:r>
        <w:r w:rsidR="00211ADE">
          <w:rPr>
            <w:noProof/>
            <w:webHidden/>
          </w:rPr>
          <w:fldChar w:fldCharType="separate"/>
        </w:r>
        <w:r w:rsidR="00211ADE">
          <w:rPr>
            <w:noProof/>
            <w:webHidden/>
          </w:rPr>
          <w:t>14</w:t>
        </w:r>
        <w:r w:rsidR="00211ADE">
          <w:rPr>
            <w:noProof/>
            <w:webHidden/>
          </w:rPr>
          <w:fldChar w:fldCharType="end"/>
        </w:r>
      </w:hyperlink>
    </w:p>
    <w:p w14:paraId="72763338" w14:textId="77777777" w:rsidR="00416929" w:rsidRPr="00D945F4" w:rsidRDefault="00000000">
      <w:pPr>
        <w:pStyle w:val="TOC1"/>
        <w:rPr>
          <w:rFonts w:ascii="Calibri" w:hAnsi="Calibri"/>
          <w:noProof/>
          <w:kern w:val="2"/>
          <w:sz w:val="22"/>
          <w:szCs w:val="22"/>
          <w:lang w:eastAsia="en-GB"/>
        </w:rPr>
      </w:pPr>
      <w:hyperlink w:anchor="_Toc158036012" w:history="1">
        <w:r w:rsidR="00211ADE" w:rsidRPr="00DE78A2">
          <w:rPr>
            <w:rStyle w:val="Hyperlink"/>
            <w:noProof/>
          </w:rPr>
          <w:t>25</w:t>
        </w:r>
        <w:r w:rsidR="00211ADE" w:rsidRPr="00D945F4">
          <w:rPr>
            <w:rFonts w:ascii="Calibri" w:hAnsi="Calibri"/>
            <w:noProof/>
            <w:kern w:val="2"/>
            <w:sz w:val="22"/>
            <w:szCs w:val="22"/>
            <w:lang w:eastAsia="en-GB"/>
          </w:rPr>
          <w:tab/>
        </w:r>
        <w:r w:rsidR="00211ADE" w:rsidRPr="00DE78A2">
          <w:rPr>
            <w:rStyle w:val="Hyperlink"/>
            <w:noProof/>
          </w:rPr>
          <w:t>Governing law and jurisdiction</w:t>
        </w:r>
        <w:r w:rsidR="00211ADE">
          <w:rPr>
            <w:noProof/>
            <w:webHidden/>
          </w:rPr>
          <w:tab/>
        </w:r>
        <w:r w:rsidR="00211ADE">
          <w:rPr>
            <w:noProof/>
            <w:webHidden/>
          </w:rPr>
          <w:fldChar w:fldCharType="begin"/>
        </w:r>
        <w:r w:rsidR="00211ADE">
          <w:rPr>
            <w:noProof/>
            <w:webHidden/>
          </w:rPr>
          <w:instrText xml:space="preserve"> PAGEREF _Toc158036012 \h </w:instrText>
        </w:r>
        <w:r w:rsidR="00211ADE">
          <w:rPr>
            <w:noProof/>
            <w:webHidden/>
          </w:rPr>
        </w:r>
        <w:r w:rsidR="00211ADE">
          <w:rPr>
            <w:noProof/>
            <w:webHidden/>
          </w:rPr>
          <w:fldChar w:fldCharType="separate"/>
        </w:r>
        <w:r w:rsidR="00211ADE">
          <w:rPr>
            <w:noProof/>
            <w:webHidden/>
          </w:rPr>
          <w:t>14</w:t>
        </w:r>
        <w:r w:rsidR="00211ADE">
          <w:rPr>
            <w:noProof/>
            <w:webHidden/>
          </w:rPr>
          <w:fldChar w:fldCharType="end"/>
        </w:r>
      </w:hyperlink>
    </w:p>
    <w:p w14:paraId="3B97DB5D" w14:textId="77777777" w:rsidR="00416929" w:rsidRPr="00D945F4" w:rsidRDefault="00000000">
      <w:pPr>
        <w:pStyle w:val="TOC1"/>
        <w:rPr>
          <w:rFonts w:ascii="Calibri" w:hAnsi="Calibri"/>
          <w:noProof/>
          <w:kern w:val="2"/>
          <w:sz w:val="22"/>
          <w:szCs w:val="22"/>
          <w:lang w:eastAsia="en-GB"/>
        </w:rPr>
      </w:pPr>
      <w:hyperlink w:anchor="_Toc158036013" w:history="1">
        <w:r w:rsidR="00211ADE" w:rsidRPr="00DE78A2">
          <w:rPr>
            <w:rStyle w:val="Hyperlink"/>
            <w:rFonts w:ascii="Trebuchet MS" w:hAnsi="Trebuchet MS"/>
            <w:noProof/>
          </w:rPr>
          <w:t>Schedule 1</w:t>
        </w:r>
        <w:r w:rsidR="00211ADE" w:rsidRPr="00DE78A2">
          <w:rPr>
            <w:rStyle w:val="Hyperlink"/>
            <w:noProof/>
          </w:rPr>
          <w:t xml:space="preserve"> - The Shareholders</w:t>
        </w:r>
        <w:r w:rsidR="00211ADE">
          <w:rPr>
            <w:noProof/>
            <w:webHidden/>
          </w:rPr>
          <w:tab/>
        </w:r>
        <w:r w:rsidR="00211ADE">
          <w:rPr>
            <w:noProof/>
            <w:webHidden/>
          </w:rPr>
          <w:fldChar w:fldCharType="begin"/>
        </w:r>
        <w:r w:rsidR="00211ADE">
          <w:rPr>
            <w:noProof/>
            <w:webHidden/>
          </w:rPr>
          <w:instrText xml:space="preserve"> PAGEREF _Toc158036013 \h </w:instrText>
        </w:r>
        <w:r w:rsidR="00211ADE">
          <w:rPr>
            <w:noProof/>
            <w:webHidden/>
          </w:rPr>
        </w:r>
        <w:r w:rsidR="00211ADE">
          <w:rPr>
            <w:noProof/>
            <w:webHidden/>
          </w:rPr>
          <w:fldChar w:fldCharType="separate"/>
        </w:r>
        <w:r w:rsidR="00211ADE">
          <w:rPr>
            <w:noProof/>
            <w:webHidden/>
          </w:rPr>
          <w:t>15</w:t>
        </w:r>
        <w:r w:rsidR="00211ADE">
          <w:rPr>
            <w:noProof/>
            <w:webHidden/>
          </w:rPr>
          <w:fldChar w:fldCharType="end"/>
        </w:r>
      </w:hyperlink>
    </w:p>
    <w:p w14:paraId="4BC7478A" w14:textId="77777777" w:rsidR="00416929" w:rsidRPr="00D945F4" w:rsidRDefault="00000000">
      <w:pPr>
        <w:pStyle w:val="TOC1"/>
        <w:rPr>
          <w:rFonts w:ascii="Calibri" w:hAnsi="Calibri"/>
          <w:noProof/>
          <w:kern w:val="2"/>
          <w:sz w:val="22"/>
          <w:szCs w:val="22"/>
          <w:lang w:eastAsia="en-GB"/>
        </w:rPr>
      </w:pPr>
      <w:hyperlink w:anchor="_Toc158036014" w:history="1">
        <w:r w:rsidR="00211ADE" w:rsidRPr="00DE78A2">
          <w:rPr>
            <w:rStyle w:val="Hyperlink"/>
            <w:rFonts w:ascii="Trebuchet MS" w:hAnsi="Trebuchet MS"/>
            <w:noProof/>
          </w:rPr>
          <w:t>Schedule 2</w:t>
        </w:r>
        <w:r w:rsidR="00211ADE" w:rsidRPr="00DE78A2">
          <w:rPr>
            <w:rStyle w:val="Hyperlink"/>
            <w:noProof/>
          </w:rPr>
          <w:t xml:space="preserve"> Particulars of the Company</w:t>
        </w:r>
        <w:r w:rsidR="00211ADE">
          <w:rPr>
            <w:noProof/>
            <w:webHidden/>
          </w:rPr>
          <w:tab/>
        </w:r>
        <w:r w:rsidR="00211ADE">
          <w:rPr>
            <w:noProof/>
            <w:webHidden/>
          </w:rPr>
          <w:fldChar w:fldCharType="begin"/>
        </w:r>
        <w:r w:rsidR="00211ADE">
          <w:rPr>
            <w:noProof/>
            <w:webHidden/>
          </w:rPr>
          <w:instrText xml:space="preserve"> PAGEREF _Toc158036014 \h </w:instrText>
        </w:r>
        <w:r w:rsidR="00211ADE">
          <w:rPr>
            <w:noProof/>
            <w:webHidden/>
          </w:rPr>
        </w:r>
        <w:r w:rsidR="00211ADE">
          <w:rPr>
            <w:noProof/>
            <w:webHidden/>
          </w:rPr>
          <w:fldChar w:fldCharType="separate"/>
        </w:r>
        <w:r w:rsidR="00211ADE">
          <w:rPr>
            <w:noProof/>
            <w:webHidden/>
          </w:rPr>
          <w:t>17</w:t>
        </w:r>
        <w:r w:rsidR="00211ADE">
          <w:rPr>
            <w:noProof/>
            <w:webHidden/>
          </w:rPr>
          <w:fldChar w:fldCharType="end"/>
        </w:r>
      </w:hyperlink>
    </w:p>
    <w:p w14:paraId="37106149" w14:textId="77777777" w:rsidR="00416929" w:rsidRPr="00D945F4" w:rsidRDefault="00000000">
      <w:pPr>
        <w:pStyle w:val="TOC1"/>
        <w:rPr>
          <w:rFonts w:ascii="Calibri" w:hAnsi="Calibri"/>
          <w:noProof/>
          <w:kern w:val="2"/>
          <w:sz w:val="22"/>
          <w:szCs w:val="22"/>
          <w:lang w:eastAsia="en-GB"/>
        </w:rPr>
      </w:pPr>
      <w:hyperlink w:anchor="_Toc158036015" w:history="1">
        <w:r w:rsidR="00211ADE" w:rsidRPr="00DE78A2">
          <w:rPr>
            <w:rStyle w:val="Hyperlink"/>
            <w:rFonts w:ascii="Trebuchet MS" w:hAnsi="Trebuchet MS"/>
            <w:noProof/>
          </w:rPr>
          <w:t>Schedule 3</w:t>
        </w:r>
        <w:r w:rsidR="00211ADE" w:rsidRPr="00DE78A2">
          <w:rPr>
            <w:rStyle w:val="Hyperlink"/>
            <w:noProof/>
          </w:rPr>
          <w:t xml:space="preserve"> - Matters requiring Shareholder Consent</w:t>
        </w:r>
        <w:r w:rsidR="00211ADE">
          <w:rPr>
            <w:noProof/>
            <w:webHidden/>
          </w:rPr>
          <w:tab/>
        </w:r>
        <w:r w:rsidR="00211ADE">
          <w:rPr>
            <w:noProof/>
            <w:webHidden/>
          </w:rPr>
          <w:fldChar w:fldCharType="begin"/>
        </w:r>
        <w:r w:rsidR="00211ADE">
          <w:rPr>
            <w:noProof/>
            <w:webHidden/>
          </w:rPr>
          <w:instrText xml:space="preserve"> PAGEREF _Toc158036015 \h </w:instrText>
        </w:r>
        <w:r w:rsidR="00211ADE">
          <w:rPr>
            <w:noProof/>
            <w:webHidden/>
          </w:rPr>
        </w:r>
        <w:r w:rsidR="00211ADE">
          <w:rPr>
            <w:noProof/>
            <w:webHidden/>
          </w:rPr>
          <w:fldChar w:fldCharType="separate"/>
        </w:r>
        <w:r w:rsidR="00211ADE">
          <w:rPr>
            <w:noProof/>
            <w:webHidden/>
          </w:rPr>
          <w:t>18</w:t>
        </w:r>
        <w:r w:rsidR="00211ADE">
          <w:rPr>
            <w:noProof/>
            <w:webHidden/>
          </w:rPr>
          <w:fldChar w:fldCharType="end"/>
        </w:r>
      </w:hyperlink>
    </w:p>
    <w:p w14:paraId="0A70F36E" w14:textId="77777777" w:rsidR="002A4156" w:rsidRPr="00560C55" w:rsidRDefault="00211ADE" w:rsidP="009200BD">
      <w:pPr>
        <w:pStyle w:val="Body1"/>
        <w:rPr>
          <w:sz w:val="20"/>
          <w:szCs w:val="20"/>
        </w:rPr>
      </w:pPr>
      <w:r w:rsidRPr="00560C55">
        <w:rPr>
          <w:sz w:val="20"/>
          <w:szCs w:val="20"/>
        </w:rPr>
        <w:fldChar w:fldCharType="end"/>
      </w:r>
      <w:r w:rsidR="009200BD" w:rsidRPr="00560C55">
        <w:rPr>
          <w:sz w:val="20"/>
          <w:szCs w:val="20"/>
        </w:rPr>
        <w:t xml:space="preserve"> </w:t>
      </w:r>
    </w:p>
    <w:p w14:paraId="2A37887F" w14:textId="77777777" w:rsidR="002A4156" w:rsidRPr="00560C55" w:rsidRDefault="002A4156">
      <w:pPr>
        <w:rPr>
          <w:sz w:val="20"/>
        </w:rPr>
        <w:sectPr w:rsidR="002A4156" w:rsidRPr="00560C55" w:rsidSect="007C325B">
          <w:headerReference w:type="even" r:id="rId9"/>
          <w:headerReference w:type="default" r:id="rId10"/>
          <w:footerReference w:type="even" r:id="rId11"/>
          <w:footerReference w:type="default" r:id="rId12"/>
          <w:headerReference w:type="first" r:id="rId13"/>
          <w:footerReference w:type="first" r:id="rId14"/>
          <w:pgSz w:w="11907" w:h="16840"/>
          <w:pgMar w:top="1440" w:right="1800" w:bottom="1440" w:left="1800" w:header="720" w:footer="720" w:gutter="0"/>
          <w:pgNumType w:start="0"/>
          <w:cols w:space="708"/>
          <w:titlePg/>
          <w:docGrid w:linePitch="360"/>
        </w:sectPr>
      </w:pPr>
    </w:p>
    <w:p w14:paraId="2F7C3931" w14:textId="77777777" w:rsidR="002A4156" w:rsidRPr="00560C55" w:rsidRDefault="00211ADE" w:rsidP="009200BD">
      <w:pPr>
        <w:pStyle w:val="Body1"/>
        <w:rPr>
          <w:sz w:val="20"/>
          <w:szCs w:val="20"/>
        </w:rPr>
      </w:pPr>
      <w:r w:rsidRPr="00560C55">
        <w:rPr>
          <w:b/>
          <w:bCs/>
          <w:sz w:val="20"/>
          <w:szCs w:val="20"/>
        </w:rPr>
        <w:lastRenderedPageBreak/>
        <w:t>THIS DEED</w:t>
      </w:r>
      <w:r w:rsidRPr="00560C55">
        <w:rPr>
          <w:sz w:val="20"/>
          <w:szCs w:val="20"/>
        </w:rPr>
        <w:t xml:space="preserve"> is dated </w:t>
      </w:r>
      <w:r w:rsidR="009200BD" w:rsidRPr="00560C55">
        <w:rPr>
          <w:sz w:val="20"/>
          <w:szCs w:val="20"/>
        </w:rPr>
        <w:tab/>
      </w:r>
      <w:r w:rsidR="009200BD" w:rsidRPr="00560C55">
        <w:rPr>
          <w:sz w:val="20"/>
          <w:szCs w:val="20"/>
        </w:rPr>
        <w:tab/>
      </w:r>
      <w:r w:rsidR="009200BD" w:rsidRPr="00560C55">
        <w:rPr>
          <w:sz w:val="20"/>
          <w:szCs w:val="20"/>
        </w:rPr>
        <w:tab/>
      </w:r>
      <w:r w:rsidR="009200BD" w:rsidRPr="00560C55">
        <w:rPr>
          <w:sz w:val="20"/>
          <w:szCs w:val="20"/>
        </w:rPr>
        <w:tab/>
      </w:r>
      <w:r w:rsidR="009200BD" w:rsidRPr="00560C55">
        <w:rPr>
          <w:sz w:val="20"/>
          <w:szCs w:val="20"/>
        </w:rPr>
        <w:tab/>
      </w:r>
      <w:r w:rsidR="00FC2FF8">
        <w:rPr>
          <w:sz w:val="20"/>
          <w:szCs w:val="20"/>
        </w:rPr>
        <w:tab/>
      </w:r>
      <w:r w:rsidR="009200BD" w:rsidRPr="00560C55">
        <w:rPr>
          <w:sz w:val="20"/>
          <w:szCs w:val="20"/>
        </w:rPr>
        <w:t>202</w:t>
      </w:r>
      <w:r w:rsidR="00584E30">
        <w:rPr>
          <w:sz w:val="20"/>
          <w:szCs w:val="20"/>
        </w:rPr>
        <w:t>4</w:t>
      </w:r>
    </w:p>
    <w:p w14:paraId="4BAAEA76" w14:textId="77777777" w:rsidR="002A4156" w:rsidRPr="00560C55" w:rsidRDefault="00211ADE" w:rsidP="009200BD">
      <w:pPr>
        <w:pStyle w:val="Subtitle"/>
        <w:rPr>
          <w:sz w:val="20"/>
          <w:szCs w:val="20"/>
        </w:rPr>
      </w:pPr>
      <w:r w:rsidRPr="00560C55">
        <w:rPr>
          <w:sz w:val="20"/>
          <w:szCs w:val="20"/>
        </w:rPr>
        <w:t>Parties</w:t>
      </w:r>
    </w:p>
    <w:p w14:paraId="76F18CA7" w14:textId="00A8CC56" w:rsidR="00A20917" w:rsidRDefault="00211ADE" w:rsidP="00537808">
      <w:pPr>
        <w:pStyle w:val="1Parties"/>
        <w:numPr>
          <w:ilvl w:val="0"/>
          <w:numId w:val="31"/>
        </w:numPr>
        <w:rPr>
          <w:sz w:val="20"/>
          <w:szCs w:val="20"/>
        </w:rPr>
      </w:pPr>
      <w:r w:rsidRPr="00A20917">
        <w:rPr>
          <w:b/>
          <w:bCs/>
          <w:sz w:val="20"/>
          <w:szCs w:val="20"/>
        </w:rPr>
        <w:t>Owen Thomas</w:t>
      </w:r>
      <w:r>
        <w:rPr>
          <w:sz w:val="20"/>
          <w:szCs w:val="20"/>
        </w:rPr>
        <w:t xml:space="preserve"> of </w:t>
      </w:r>
      <w:ins w:id="0" w:author="Jacqueline Hills" w:date="2024-02-09T16:37:00Z">
        <w:r w:rsidR="004264D4">
          <w:rPr>
            <w:sz w:val="20"/>
            <w:szCs w:val="20"/>
          </w:rPr>
          <w:t>2 Chelmsford Square, London, NW10 3AR</w:t>
        </w:r>
      </w:ins>
      <w:r>
        <w:rPr>
          <w:sz w:val="20"/>
          <w:szCs w:val="20"/>
        </w:rPr>
        <w:t xml:space="preserve"> (</w:t>
      </w:r>
      <w:r w:rsidRPr="00A20917">
        <w:rPr>
          <w:b/>
          <w:bCs/>
          <w:sz w:val="20"/>
          <w:szCs w:val="20"/>
        </w:rPr>
        <w:t>Existing Shareholder</w:t>
      </w:r>
      <w:r>
        <w:rPr>
          <w:sz w:val="20"/>
          <w:szCs w:val="20"/>
        </w:rPr>
        <w:t>).</w:t>
      </w:r>
    </w:p>
    <w:p w14:paraId="2BADD011" w14:textId="77777777" w:rsidR="002A4156" w:rsidRPr="00560C55" w:rsidRDefault="00211ADE" w:rsidP="00537808">
      <w:pPr>
        <w:pStyle w:val="1Parties"/>
        <w:numPr>
          <w:ilvl w:val="0"/>
          <w:numId w:val="31"/>
        </w:numPr>
        <w:rPr>
          <w:sz w:val="20"/>
          <w:szCs w:val="20"/>
        </w:rPr>
      </w:pPr>
      <w:r w:rsidRPr="00560C55">
        <w:rPr>
          <w:sz w:val="20"/>
          <w:szCs w:val="20"/>
        </w:rPr>
        <w:t xml:space="preserve">The several persons whose names and addresses are set out in </w:t>
      </w:r>
      <w:r w:rsidRPr="00416929">
        <w:rPr>
          <w:sz w:val="20"/>
          <w:szCs w:val="20"/>
        </w:rPr>
        <w:fldChar w:fldCharType="begin"/>
      </w:r>
      <w:r w:rsidRPr="00416929">
        <w:rPr>
          <w:sz w:val="20"/>
          <w:szCs w:val="20"/>
        </w:rPr>
        <w:instrText xml:space="preserve">REF "a478238" \h \w </w:instrText>
      </w:r>
      <w:r w:rsidR="009200BD" w:rsidRPr="00416929">
        <w:rPr>
          <w:sz w:val="20"/>
          <w:szCs w:val="20"/>
        </w:rPr>
        <w:instrText xml:space="preserve"> \* MERGEFORMAT </w:instrText>
      </w:r>
      <w:r w:rsidRPr="00416929">
        <w:rPr>
          <w:sz w:val="20"/>
          <w:szCs w:val="20"/>
        </w:rPr>
      </w:r>
      <w:r w:rsidRPr="00416929">
        <w:rPr>
          <w:sz w:val="20"/>
          <w:szCs w:val="20"/>
        </w:rPr>
        <w:fldChar w:fldCharType="separate"/>
      </w:r>
      <w:r w:rsidR="00416929" w:rsidRPr="00416929">
        <w:rPr>
          <w:sz w:val="20"/>
          <w:szCs w:val="20"/>
        </w:rPr>
        <w:t>Schedule 1</w:t>
      </w:r>
      <w:r w:rsidRPr="00416929">
        <w:rPr>
          <w:sz w:val="20"/>
          <w:szCs w:val="20"/>
        </w:rPr>
        <w:fldChar w:fldCharType="end"/>
      </w:r>
      <w:r w:rsidRPr="00560C55">
        <w:rPr>
          <w:sz w:val="20"/>
          <w:szCs w:val="20"/>
        </w:rPr>
        <w:t xml:space="preserve"> (</w:t>
      </w:r>
      <w:r w:rsidR="00A20917">
        <w:rPr>
          <w:b/>
          <w:bCs/>
          <w:sz w:val="20"/>
          <w:szCs w:val="20"/>
        </w:rPr>
        <w:t>Investors</w:t>
      </w:r>
      <w:r w:rsidRPr="00560C55">
        <w:rPr>
          <w:sz w:val="20"/>
          <w:szCs w:val="20"/>
        </w:rPr>
        <w:t>).</w:t>
      </w:r>
    </w:p>
    <w:p w14:paraId="4613D725" w14:textId="77777777" w:rsidR="002A4156" w:rsidRPr="00560C55" w:rsidRDefault="00211ADE" w:rsidP="00537808">
      <w:pPr>
        <w:pStyle w:val="1Parties"/>
        <w:rPr>
          <w:sz w:val="20"/>
          <w:szCs w:val="20"/>
        </w:rPr>
      </w:pPr>
      <w:bookmarkStart w:id="1" w:name="_Hlk142319045"/>
      <w:r w:rsidRPr="00560C55">
        <w:rPr>
          <w:b/>
          <w:bCs/>
          <w:sz w:val="20"/>
          <w:szCs w:val="20"/>
        </w:rPr>
        <w:t>In Home Media Ltd</w:t>
      </w:r>
      <w:r w:rsidRPr="00560C55">
        <w:rPr>
          <w:sz w:val="20"/>
          <w:szCs w:val="20"/>
        </w:rPr>
        <w:t xml:space="preserve"> </w:t>
      </w:r>
      <w:bookmarkEnd w:id="1"/>
      <w:r w:rsidR="00015DD4" w:rsidRPr="00560C55">
        <w:rPr>
          <w:sz w:val="20"/>
          <w:szCs w:val="20"/>
        </w:rPr>
        <w:t xml:space="preserve">incorporated and registered in England and Wales with company number </w:t>
      </w:r>
      <w:r w:rsidR="00C566ED" w:rsidRPr="00560C55">
        <w:rPr>
          <w:sz w:val="20"/>
          <w:szCs w:val="20"/>
        </w:rPr>
        <w:t xml:space="preserve">14606919 </w:t>
      </w:r>
      <w:r w:rsidR="00015DD4" w:rsidRPr="00560C55">
        <w:rPr>
          <w:sz w:val="20"/>
          <w:szCs w:val="20"/>
        </w:rPr>
        <w:t xml:space="preserve">whose registered office is at </w:t>
      </w:r>
      <w:r w:rsidR="00C566ED" w:rsidRPr="00560C55">
        <w:rPr>
          <w:sz w:val="20"/>
          <w:szCs w:val="20"/>
        </w:rPr>
        <w:t xml:space="preserve">2nd Floor 32-33 </w:t>
      </w:r>
      <w:proofErr w:type="spellStart"/>
      <w:r w:rsidR="00C566ED" w:rsidRPr="00560C55">
        <w:rPr>
          <w:sz w:val="20"/>
          <w:szCs w:val="20"/>
        </w:rPr>
        <w:t>Gosfield</w:t>
      </w:r>
      <w:proofErr w:type="spellEnd"/>
      <w:r w:rsidR="00C566ED" w:rsidRPr="00560C55">
        <w:rPr>
          <w:sz w:val="20"/>
          <w:szCs w:val="20"/>
        </w:rPr>
        <w:t xml:space="preserve"> Street, Fitzrovia, London, England, W1W 6HL</w:t>
      </w:r>
      <w:r w:rsidR="00015DD4" w:rsidRPr="00560C55">
        <w:rPr>
          <w:sz w:val="20"/>
          <w:szCs w:val="20"/>
        </w:rPr>
        <w:t xml:space="preserve"> (</w:t>
      </w:r>
      <w:r w:rsidR="00015DD4" w:rsidRPr="00560C55">
        <w:rPr>
          <w:b/>
          <w:bCs/>
          <w:sz w:val="20"/>
          <w:szCs w:val="20"/>
        </w:rPr>
        <w:t>Company</w:t>
      </w:r>
      <w:r w:rsidR="00015DD4" w:rsidRPr="00560C55">
        <w:rPr>
          <w:sz w:val="20"/>
          <w:szCs w:val="20"/>
        </w:rPr>
        <w:t>).</w:t>
      </w:r>
    </w:p>
    <w:p w14:paraId="02317E69" w14:textId="77777777" w:rsidR="002A4156" w:rsidRPr="00560C55" w:rsidRDefault="00211ADE" w:rsidP="009200BD">
      <w:pPr>
        <w:pStyle w:val="Subtitle"/>
        <w:rPr>
          <w:sz w:val="20"/>
          <w:szCs w:val="20"/>
        </w:rPr>
      </w:pPr>
      <w:r w:rsidRPr="00560C55">
        <w:rPr>
          <w:sz w:val="20"/>
          <w:szCs w:val="20"/>
        </w:rPr>
        <w:t>Background</w:t>
      </w:r>
    </w:p>
    <w:p w14:paraId="3FCB3F10" w14:textId="77777777" w:rsidR="002A4156" w:rsidRPr="00560C55" w:rsidRDefault="00211ADE" w:rsidP="00537808">
      <w:pPr>
        <w:pStyle w:val="ABackground"/>
        <w:rPr>
          <w:szCs w:val="20"/>
        </w:rPr>
      </w:pPr>
      <w:bookmarkStart w:id="2" w:name="a567147"/>
      <w:r w:rsidRPr="00560C55">
        <w:rPr>
          <w:szCs w:val="20"/>
        </w:rPr>
        <w:t xml:space="preserve">The Company </w:t>
      </w:r>
      <w:r w:rsidR="00DB405A" w:rsidRPr="00560C55">
        <w:rPr>
          <w:szCs w:val="20"/>
        </w:rPr>
        <w:t>was incorporated on</w:t>
      </w:r>
      <w:r w:rsidR="001D7C5D" w:rsidRPr="00560C55">
        <w:rPr>
          <w:szCs w:val="20"/>
        </w:rPr>
        <w:t xml:space="preserve"> 20 January 2023 and will, following the share issue anticipated by this agreement</w:t>
      </w:r>
      <w:r w:rsidR="00DB405A" w:rsidRPr="00560C55">
        <w:rPr>
          <w:szCs w:val="20"/>
        </w:rPr>
        <w:t xml:space="preserve"> </w:t>
      </w:r>
      <w:r w:rsidRPr="00560C55">
        <w:rPr>
          <w:szCs w:val="20"/>
        </w:rPr>
        <w:t>h</w:t>
      </w:r>
      <w:r w:rsidR="001D7C5D" w:rsidRPr="00560C55">
        <w:rPr>
          <w:szCs w:val="20"/>
        </w:rPr>
        <w:t>ave</w:t>
      </w:r>
      <w:r w:rsidRPr="00560C55">
        <w:rPr>
          <w:szCs w:val="20"/>
        </w:rPr>
        <w:t xml:space="preserve"> an issued share capital of £</w:t>
      </w:r>
      <w:r w:rsidR="00F55A87">
        <w:rPr>
          <w:szCs w:val="20"/>
        </w:rPr>
        <w:t>150</w:t>
      </w:r>
      <w:r w:rsidRPr="00560C55">
        <w:rPr>
          <w:szCs w:val="20"/>
        </w:rPr>
        <w:t xml:space="preserve">, divided into </w:t>
      </w:r>
      <w:r w:rsidR="00F55A87">
        <w:rPr>
          <w:szCs w:val="20"/>
        </w:rPr>
        <w:t>150</w:t>
      </w:r>
      <w:r w:rsidR="00BC485E">
        <w:rPr>
          <w:szCs w:val="20"/>
        </w:rPr>
        <w:t xml:space="preserve"> S</w:t>
      </w:r>
      <w:r w:rsidR="001D7C5D" w:rsidRPr="00560C55">
        <w:rPr>
          <w:szCs w:val="20"/>
        </w:rPr>
        <w:t>hares of £1 each</w:t>
      </w:r>
      <w:r w:rsidRPr="00560C55">
        <w:rPr>
          <w:szCs w:val="20"/>
        </w:rPr>
        <w:t xml:space="preserve"> all of which </w:t>
      </w:r>
      <w:r w:rsidR="001D7C5D" w:rsidRPr="00560C55">
        <w:rPr>
          <w:szCs w:val="20"/>
        </w:rPr>
        <w:t xml:space="preserve">will be </w:t>
      </w:r>
      <w:r w:rsidRPr="00560C55">
        <w:rPr>
          <w:szCs w:val="20"/>
        </w:rPr>
        <w:t>fully paid.</w:t>
      </w:r>
      <w:bookmarkEnd w:id="2"/>
    </w:p>
    <w:p w14:paraId="733F1623" w14:textId="77777777" w:rsidR="00A20917" w:rsidRPr="00A20917" w:rsidRDefault="00211ADE" w:rsidP="00A20917">
      <w:pPr>
        <w:pStyle w:val="ABackground"/>
        <w:rPr>
          <w:szCs w:val="20"/>
        </w:rPr>
      </w:pPr>
      <w:bookmarkStart w:id="3" w:name="a381520"/>
      <w:r>
        <w:rPr>
          <w:szCs w:val="20"/>
        </w:rPr>
        <w:t>The Existing Shareholder</w:t>
      </w:r>
      <w:r w:rsidR="00015DD4" w:rsidRPr="00560C55">
        <w:rPr>
          <w:szCs w:val="20"/>
        </w:rPr>
        <w:t xml:space="preserve"> is the registered owner of the number and class of Shares set out opposite his name in </w:t>
      </w:r>
      <w:r w:rsidR="002A4156" w:rsidRPr="00416929">
        <w:rPr>
          <w:szCs w:val="20"/>
        </w:rPr>
        <w:fldChar w:fldCharType="begin"/>
      </w:r>
      <w:r w:rsidR="00015DD4" w:rsidRPr="00416929">
        <w:rPr>
          <w:szCs w:val="20"/>
        </w:rPr>
        <w:instrText xml:space="preserve">REF "a478238" \h \w </w:instrText>
      </w:r>
      <w:r w:rsidR="009200BD" w:rsidRPr="00416929">
        <w:rPr>
          <w:szCs w:val="20"/>
        </w:rPr>
        <w:instrText xml:space="preserve"> \* MERGEFORMAT </w:instrText>
      </w:r>
      <w:r w:rsidR="002A4156" w:rsidRPr="00416929">
        <w:rPr>
          <w:szCs w:val="20"/>
        </w:rPr>
      </w:r>
      <w:r w:rsidR="002A4156" w:rsidRPr="00416929">
        <w:rPr>
          <w:szCs w:val="20"/>
        </w:rPr>
        <w:fldChar w:fldCharType="separate"/>
      </w:r>
      <w:r w:rsidR="00416929" w:rsidRPr="00416929">
        <w:rPr>
          <w:szCs w:val="20"/>
        </w:rPr>
        <w:t>Schedule 1</w:t>
      </w:r>
      <w:r w:rsidR="002A4156" w:rsidRPr="00416929">
        <w:rPr>
          <w:szCs w:val="20"/>
        </w:rPr>
        <w:fldChar w:fldCharType="end"/>
      </w:r>
      <w:r w:rsidR="00015DD4" w:rsidRPr="00560C55">
        <w:rPr>
          <w:szCs w:val="20"/>
        </w:rPr>
        <w:t>.</w:t>
      </w:r>
      <w:bookmarkEnd w:id="3"/>
    </w:p>
    <w:p w14:paraId="56413EF0" w14:textId="77777777" w:rsidR="00A20917" w:rsidRPr="00A20917" w:rsidRDefault="00211ADE" w:rsidP="00A20917">
      <w:pPr>
        <w:pStyle w:val="ABackground"/>
      </w:pPr>
      <w:r>
        <w:t xml:space="preserve">The Investors have agreed to subscribe for </w:t>
      </w:r>
      <w:r w:rsidR="00686C06">
        <w:t>A</w:t>
      </w:r>
      <w:r>
        <w:t xml:space="preserve"> Shares on and subject to the terms of this agreement. </w:t>
      </w:r>
    </w:p>
    <w:p w14:paraId="2018718E" w14:textId="050DE90E" w:rsidR="00F55A87" w:rsidRDefault="00211ADE" w:rsidP="00537808">
      <w:pPr>
        <w:pStyle w:val="ABackground"/>
        <w:rPr>
          <w:szCs w:val="20"/>
        </w:rPr>
      </w:pPr>
      <w:bookmarkStart w:id="4" w:name="a203982"/>
      <w:r>
        <w:rPr>
          <w:szCs w:val="20"/>
        </w:rPr>
        <w:t>The Investors have agreed that a further 50 A Shares will be issued to a further investor</w:t>
      </w:r>
      <w:r w:rsidR="00552CF8">
        <w:rPr>
          <w:szCs w:val="20"/>
        </w:rPr>
        <w:t xml:space="preserve"> agreed by </w:t>
      </w:r>
      <w:r w:rsidR="00C02C06">
        <w:rPr>
          <w:szCs w:val="20"/>
        </w:rPr>
        <w:t xml:space="preserve">all </w:t>
      </w:r>
      <w:r w:rsidR="00552CF8">
        <w:rPr>
          <w:szCs w:val="20"/>
        </w:rPr>
        <w:t>the holders of the A Shares</w:t>
      </w:r>
      <w:r>
        <w:rPr>
          <w:szCs w:val="20"/>
        </w:rPr>
        <w:t xml:space="preserve"> upon such terms as agreed by the holders of A Shares and subject to that further investor </w:t>
      </w:r>
      <w:proofErr w:type="gramStart"/>
      <w:r>
        <w:rPr>
          <w:szCs w:val="20"/>
        </w:rPr>
        <w:t>entering into</w:t>
      </w:r>
      <w:proofErr w:type="gramEnd"/>
      <w:r>
        <w:rPr>
          <w:szCs w:val="20"/>
        </w:rPr>
        <w:t xml:space="preserve"> </w:t>
      </w:r>
      <w:r w:rsidR="00552CF8">
        <w:rPr>
          <w:szCs w:val="20"/>
        </w:rPr>
        <w:t xml:space="preserve">a Deed of </w:t>
      </w:r>
      <w:proofErr w:type="spellStart"/>
      <w:r w:rsidR="00552CF8">
        <w:rPr>
          <w:szCs w:val="20"/>
        </w:rPr>
        <w:t>Adherenece</w:t>
      </w:r>
      <w:proofErr w:type="spellEnd"/>
      <w:r>
        <w:rPr>
          <w:szCs w:val="20"/>
        </w:rPr>
        <w:t xml:space="preserve"> </w:t>
      </w:r>
    </w:p>
    <w:p w14:paraId="64C90B6E" w14:textId="77777777" w:rsidR="002A4156" w:rsidRPr="00560C55" w:rsidRDefault="00211ADE" w:rsidP="00537808">
      <w:pPr>
        <w:pStyle w:val="ABackground"/>
        <w:rPr>
          <w:szCs w:val="20"/>
        </w:rPr>
      </w:pPr>
      <w:r w:rsidRPr="00560C55">
        <w:rPr>
          <w:szCs w:val="20"/>
        </w:rPr>
        <w:t>The parties have agreed to enter into this agreement as a deed for the purpose of regulating the exercise of their rights in relation to the Company and for the purpose of making certain commitments as set out in this agreement.</w:t>
      </w:r>
      <w:bookmarkEnd w:id="4"/>
    </w:p>
    <w:p w14:paraId="0FC879AB" w14:textId="77777777" w:rsidR="002A4156" w:rsidRPr="00560C55" w:rsidRDefault="00211ADE" w:rsidP="00253291">
      <w:pPr>
        <w:pStyle w:val="Subtitle"/>
        <w:rPr>
          <w:sz w:val="20"/>
          <w:szCs w:val="20"/>
        </w:rPr>
      </w:pPr>
      <w:bookmarkStart w:id="5" w:name="main"/>
      <w:r w:rsidRPr="00560C55">
        <w:rPr>
          <w:sz w:val="20"/>
          <w:szCs w:val="20"/>
        </w:rPr>
        <w:t>Agreed terms</w:t>
      </w:r>
    </w:p>
    <w:p w14:paraId="18F04E85" w14:textId="77777777" w:rsidR="002A4156" w:rsidRPr="00560C55" w:rsidRDefault="00211ADE" w:rsidP="00537808">
      <w:pPr>
        <w:pStyle w:val="Level1"/>
        <w:rPr>
          <w:sz w:val="20"/>
          <w:szCs w:val="20"/>
        </w:rPr>
      </w:pPr>
      <w:bookmarkStart w:id="6" w:name="a471015"/>
      <w:bookmarkStart w:id="7" w:name="_Toc445973987"/>
      <w:bookmarkStart w:id="8" w:name="_Toc158035988"/>
      <w:r w:rsidRPr="00560C55">
        <w:rPr>
          <w:sz w:val="20"/>
          <w:szCs w:val="20"/>
        </w:rPr>
        <w:t>Interpretation</w:t>
      </w:r>
      <w:bookmarkEnd w:id="6"/>
      <w:bookmarkEnd w:id="7"/>
      <w:bookmarkEnd w:id="8"/>
    </w:p>
    <w:p w14:paraId="5600FD09" w14:textId="77777777" w:rsidR="002A4156" w:rsidRPr="00560C55" w:rsidRDefault="00211ADE" w:rsidP="00537808">
      <w:pPr>
        <w:pStyle w:val="Level2"/>
        <w:rPr>
          <w:sz w:val="20"/>
          <w:szCs w:val="20"/>
        </w:rPr>
      </w:pPr>
      <w:r w:rsidRPr="00560C55">
        <w:rPr>
          <w:sz w:val="20"/>
          <w:szCs w:val="20"/>
        </w:rPr>
        <w:t>The following definitions shall apply in this agreement.</w:t>
      </w:r>
    </w:p>
    <w:p w14:paraId="7EF82F5D" w14:textId="77777777" w:rsidR="002A4156" w:rsidRDefault="00211ADE" w:rsidP="00253291">
      <w:pPr>
        <w:pStyle w:val="Body2"/>
        <w:rPr>
          <w:sz w:val="20"/>
          <w:szCs w:val="20"/>
        </w:rPr>
      </w:pPr>
      <w:r w:rsidRPr="00560C55">
        <w:rPr>
          <w:b/>
          <w:bCs/>
          <w:sz w:val="20"/>
          <w:szCs w:val="20"/>
        </w:rPr>
        <w:t>Act</w:t>
      </w:r>
      <w:r w:rsidRPr="00560C55">
        <w:rPr>
          <w:b/>
          <w:sz w:val="20"/>
          <w:szCs w:val="20"/>
        </w:rPr>
        <w:t>:</w:t>
      </w:r>
      <w:r w:rsidRPr="00560C55">
        <w:rPr>
          <w:sz w:val="20"/>
          <w:szCs w:val="20"/>
        </w:rPr>
        <w:t xml:space="preserve"> the Companies Act 2006.</w:t>
      </w:r>
    </w:p>
    <w:p w14:paraId="123DEE9C" w14:textId="77777777" w:rsidR="002A4156" w:rsidRPr="00560C55" w:rsidRDefault="00211ADE" w:rsidP="00253291">
      <w:pPr>
        <w:pStyle w:val="Body2"/>
        <w:rPr>
          <w:sz w:val="20"/>
          <w:szCs w:val="20"/>
        </w:rPr>
      </w:pPr>
      <w:r w:rsidRPr="00560C55">
        <w:rPr>
          <w:b/>
          <w:bCs/>
          <w:sz w:val="20"/>
          <w:szCs w:val="20"/>
        </w:rPr>
        <w:t>Articles</w:t>
      </w:r>
      <w:r w:rsidRPr="00560C55">
        <w:rPr>
          <w:b/>
          <w:sz w:val="20"/>
          <w:szCs w:val="20"/>
        </w:rPr>
        <w:t>:</w:t>
      </w:r>
      <w:r w:rsidRPr="00560C55">
        <w:rPr>
          <w:sz w:val="20"/>
          <w:szCs w:val="20"/>
        </w:rPr>
        <w:t xml:space="preserve"> the articles of association of the Company.</w:t>
      </w:r>
    </w:p>
    <w:p w14:paraId="6CF798D5" w14:textId="77777777" w:rsidR="00584E30" w:rsidRPr="00584E30" w:rsidRDefault="00211ADE" w:rsidP="00253291">
      <w:pPr>
        <w:pStyle w:val="Body2"/>
        <w:rPr>
          <w:sz w:val="20"/>
          <w:szCs w:val="20"/>
        </w:rPr>
      </w:pPr>
      <w:r>
        <w:rPr>
          <w:b/>
          <w:bCs/>
          <w:sz w:val="20"/>
          <w:szCs w:val="20"/>
        </w:rPr>
        <w:t xml:space="preserve">A Shares: </w:t>
      </w:r>
      <w:r w:rsidRPr="00584E30">
        <w:rPr>
          <w:sz w:val="20"/>
          <w:szCs w:val="20"/>
        </w:rPr>
        <w:t xml:space="preserve">means the </w:t>
      </w:r>
      <w:r>
        <w:rPr>
          <w:sz w:val="20"/>
          <w:szCs w:val="20"/>
        </w:rPr>
        <w:t>A shares of £1.00 each in the capital of the Company</w:t>
      </w:r>
    </w:p>
    <w:p w14:paraId="71AF0C20" w14:textId="77777777" w:rsidR="002A4156" w:rsidRDefault="00211ADE" w:rsidP="00253291">
      <w:pPr>
        <w:pStyle w:val="Body2"/>
        <w:rPr>
          <w:sz w:val="20"/>
          <w:szCs w:val="20"/>
        </w:rPr>
      </w:pPr>
      <w:r w:rsidRPr="00560C55">
        <w:rPr>
          <w:b/>
          <w:bCs/>
          <w:sz w:val="20"/>
          <w:szCs w:val="20"/>
        </w:rPr>
        <w:t>Board</w:t>
      </w:r>
      <w:r w:rsidRPr="00560C55">
        <w:rPr>
          <w:b/>
          <w:sz w:val="20"/>
          <w:szCs w:val="20"/>
        </w:rPr>
        <w:t>:</w:t>
      </w:r>
      <w:r w:rsidRPr="00560C55">
        <w:rPr>
          <w:sz w:val="20"/>
          <w:szCs w:val="20"/>
        </w:rPr>
        <w:t xml:space="preserve"> the board of directors from time to time of the Company.</w:t>
      </w:r>
    </w:p>
    <w:p w14:paraId="63712547" w14:textId="77777777" w:rsidR="00584E30" w:rsidRDefault="00211ADE" w:rsidP="00253291">
      <w:pPr>
        <w:pStyle w:val="Body2"/>
        <w:rPr>
          <w:b/>
          <w:bCs/>
          <w:sz w:val="20"/>
          <w:szCs w:val="20"/>
        </w:rPr>
      </w:pPr>
      <w:r>
        <w:rPr>
          <w:b/>
          <w:bCs/>
          <w:sz w:val="20"/>
          <w:szCs w:val="20"/>
        </w:rPr>
        <w:t xml:space="preserve">B Shares: </w:t>
      </w:r>
      <w:r w:rsidRPr="00584E30">
        <w:rPr>
          <w:sz w:val="20"/>
          <w:szCs w:val="20"/>
        </w:rPr>
        <w:t xml:space="preserve">means the </w:t>
      </w:r>
      <w:r w:rsidR="00686C06">
        <w:rPr>
          <w:sz w:val="20"/>
          <w:szCs w:val="20"/>
        </w:rPr>
        <w:t>B</w:t>
      </w:r>
      <w:r>
        <w:rPr>
          <w:sz w:val="20"/>
          <w:szCs w:val="20"/>
        </w:rPr>
        <w:t xml:space="preserve"> shares of £1.00 each in the capital of the Company</w:t>
      </w:r>
    </w:p>
    <w:p w14:paraId="06B0062A" w14:textId="77777777" w:rsidR="002A4156" w:rsidRPr="00560C55" w:rsidRDefault="00211ADE" w:rsidP="00253291">
      <w:pPr>
        <w:pStyle w:val="Body2"/>
        <w:rPr>
          <w:sz w:val="20"/>
          <w:szCs w:val="20"/>
        </w:rPr>
      </w:pPr>
      <w:r w:rsidRPr="00560C55">
        <w:rPr>
          <w:b/>
          <w:bCs/>
          <w:sz w:val="20"/>
          <w:szCs w:val="20"/>
        </w:rPr>
        <w:t>Business</w:t>
      </w:r>
      <w:r w:rsidRPr="00560C55">
        <w:rPr>
          <w:b/>
          <w:sz w:val="20"/>
          <w:szCs w:val="20"/>
        </w:rPr>
        <w:t>:</w:t>
      </w:r>
      <w:r w:rsidRPr="00560C55">
        <w:rPr>
          <w:sz w:val="20"/>
          <w:szCs w:val="20"/>
        </w:rPr>
        <w:t xml:space="preserve"> has the meaning given in clause </w:t>
      </w:r>
      <w:r w:rsidRPr="00416929">
        <w:rPr>
          <w:sz w:val="20"/>
          <w:szCs w:val="20"/>
        </w:rPr>
        <w:fldChar w:fldCharType="begin"/>
      </w:r>
      <w:r w:rsidRPr="00416929">
        <w:rPr>
          <w:sz w:val="20"/>
          <w:szCs w:val="20"/>
        </w:rPr>
        <w:instrText xml:space="preserve">REF "a775764" \h \w </w:instrText>
      </w:r>
      <w:r w:rsidR="00253291" w:rsidRPr="00416929">
        <w:rPr>
          <w:sz w:val="20"/>
          <w:szCs w:val="20"/>
        </w:rPr>
        <w:instrText xml:space="preserve"> \* MERGEFORMAT </w:instrText>
      </w:r>
      <w:r w:rsidRPr="00416929">
        <w:rPr>
          <w:sz w:val="20"/>
          <w:szCs w:val="20"/>
        </w:rPr>
      </w:r>
      <w:r w:rsidRPr="00416929">
        <w:rPr>
          <w:sz w:val="20"/>
          <w:szCs w:val="20"/>
        </w:rPr>
        <w:fldChar w:fldCharType="separate"/>
      </w:r>
      <w:r w:rsidR="00416929" w:rsidRPr="00416929">
        <w:rPr>
          <w:sz w:val="20"/>
          <w:szCs w:val="20"/>
        </w:rPr>
        <w:t>6.1</w:t>
      </w:r>
      <w:r w:rsidRPr="00416929">
        <w:rPr>
          <w:sz w:val="20"/>
          <w:szCs w:val="20"/>
        </w:rPr>
        <w:fldChar w:fldCharType="end"/>
      </w:r>
      <w:r w:rsidRPr="00560C55">
        <w:rPr>
          <w:sz w:val="20"/>
          <w:szCs w:val="20"/>
        </w:rPr>
        <w:t>.</w:t>
      </w:r>
    </w:p>
    <w:p w14:paraId="29E925EB" w14:textId="77777777" w:rsidR="002A4156" w:rsidRDefault="00211ADE" w:rsidP="00253291">
      <w:pPr>
        <w:pStyle w:val="Body2"/>
        <w:rPr>
          <w:sz w:val="20"/>
          <w:szCs w:val="20"/>
        </w:rPr>
      </w:pPr>
      <w:r w:rsidRPr="00560C55">
        <w:rPr>
          <w:b/>
          <w:bCs/>
          <w:sz w:val="20"/>
          <w:szCs w:val="20"/>
        </w:rPr>
        <w:t>Business Day</w:t>
      </w:r>
      <w:r w:rsidRPr="00560C55">
        <w:rPr>
          <w:b/>
          <w:sz w:val="20"/>
          <w:szCs w:val="20"/>
        </w:rPr>
        <w:t>:</w:t>
      </w:r>
      <w:r w:rsidRPr="00560C55">
        <w:rPr>
          <w:sz w:val="20"/>
          <w:szCs w:val="20"/>
        </w:rPr>
        <w:t xml:space="preserve"> a day other than a Saturday, Sunday or public holiday in England when banks in London are open for business. </w:t>
      </w:r>
    </w:p>
    <w:p w14:paraId="706065BC" w14:textId="77777777" w:rsidR="00A20917" w:rsidRPr="00560C55" w:rsidRDefault="00211ADE" w:rsidP="00253291">
      <w:pPr>
        <w:pStyle w:val="Body2"/>
        <w:rPr>
          <w:sz w:val="20"/>
          <w:szCs w:val="20"/>
        </w:rPr>
      </w:pPr>
      <w:r>
        <w:rPr>
          <w:b/>
          <w:bCs/>
          <w:sz w:val="20"/>
          <w:szCs w:val="20"/>
        </w:rPr>
        <w:t>Completion Date:</w:t>
      </w:r>
      <w:r>
        <w:rPr>
          <w:sz w:val="20"/>
          <w:szCs w:val="20"/>
        </w:rPr>
        <w:t xml:space="preserve"> the date of this agreement.</w:t>
      </w:r>
    </w:p>
    <w:p w14:paraId="3D2BD46F" w14:textId="77777777" w:rsidR="002A4156" w:rsidRPr="00560C55" w:rsidRDefault="00211ADE" w:rsidP="00253291">
      <w:pPr>
        <w:pStyle w:val="Body2"/>
        <w:rPr>
          <w:sz w:val="20"/>
          <w:szCs w:val="20"/>
        </w:rPr>
      </w:pPr>
      <w:r w:rsidRPr="00560C55">
        <w:rPr>
          <w:b/>
          <w:bCs/>
          <w:sz w:val="20"/>
          <w:szCs w:val="20"/>
        </w:rPr>
        <w:t>Deed of Adherence</w:t>
      </w:r>
      <w:r w:rsidRPr="00560C55">
        <w:rPr>
          <w:b/>
          <w:sz w:val="20"/>
          <w:szCs w:val="20"/>
        </w:rPr>
        <w:t>:</w:t>
      </w:r>
      <w:r w:rsidRPr="00560C55">
        <w:rPr>
          <w:sz w:val="20"/>
          <w:szCs w:val="20"/>
        </w:rPr>
        <w:t xml:space="preserve"> a deed of adherence in such form as the Board may reasonably require under which a person who acquires any Shares (whether by transfer or allotment) agrees with the Shareholders and the Company to become a party to, and to be bound by the terms of, this agreement as a Shareholder</w:t>
      </w:r>
      <w:r w:rsidR="007E6F4C" w:rsidRPr="00560C55">
        <w:rPr>
          <w:sz w:val="20"/>
          <w:szCs w:val="20"/>
        </w:rPr>
        <w:t>.</w:t>
      </w:r>
    </w:p>
    <w:p w14:paraId="558178D2" w14:textId="77777777" w:rsidR="00584E30" w:rsidRPr="00584E30" w:rsidRDefault="00211ADE" w:rsidP="00253291">
      <w:pPr>
        <w:pStyle w:val="Body2"/>
        <w:rPr>
          <w:sz w:val="20"/>
          <w:szCs w:val="20"/>
        </w:rPr>
      </w:pPr>
      <w:r>
        <w:rPr>
          <w:b/>
          <w:bCs/>
          <w:sz w:val="20"/>
          <w:szCs w:val="20"/>
        </w:rPr>
        <w:t xml:space="preserve">Deferred Shares: </w:t>
      </w:r>
      <w:r>
        <w:rPr>
          <w:sz w:val="20"/>
          <w:szCs w:val="20"/>
        </w:rPr>
        <w:t xml:space="preserve">means those B Shares which have been redesignated as </w:t>
      </w:r>
      <w:r w:rsidRPr="00584E30">
        <w:rPr>
          <w:rFonts w:ascii="Aptos" w:hAnsi="Aptos" w:cs="Aptos"/>
          <w:sz w:val="21"/>
          <w:szCs w:val="21"/>
        </w:rPr>
        <w:t>deferred shares of £</w:t>
      </w:r>
      <w:r>
        <w:rPr>
          <w:rFonts w:ascii="Aptos" w:hAnsi="Aptos" w:cs="Aptos"/>
          <w:sz w:val="21"/>
          <w:szCs w:val="21"/>
        </w:rPr>
        <w:t>1</w:t>
      </w:r>
      <w:r w:rsidRPr="00584E30">
        <w:rPr>
          <w:rFonts w:ascii="Aptos" w:hAnsi="Aptos" w:cs="Aptos"/>
          <w:sz w:val="21"/>
          <w:szCs w:val="21"/>
        </w:rPr>
        <w:t>.0</w:t>
      </w:r>
      <w:r>
        <w:rPr>
          <w:rFonts w:ascii="Aptos" w:hAnsi="Aptos" w:cs="Aptos"/>
          <w:sz w:val="21"/>
          <w:szCs w:val="21"/>
        </w:rPr>
        <w:t>0</w:t>
      </w:r>
      <w:r w:rsidRPr="00584E30">
        <w:rPr>
          <w:rFonts w:ascii="Aptos" w:hAnsi="Aptos" w:cs="Aptos"/>
          <w:sz w:val="21"/>
          <w:szCs w:val="21"/>
        </w:rPr>
        <w:t xml:space="preserve"> each in the capital of the Company from time to time;</w:t>
      </w:r>
    </w:p>
    <w:p w14:paraId="6304E99A" w14:textId="77777777" w:rsidR="001D7C5D" w:rsidRPr="00560C55" w:rsidRDefault="00211ADE" w:rsidP="00253291">
      <w:pPr>
        <w:pStyle w:val="Body2"/>
        <w:rPr>
          <w:sz w:val="20"/>
          <w:szCs w:val="20"/>
        </w:rPr>
      </w:pPr>
      <w:r w:rsidRPr="00560C55">
        <w:rPr>
          <w:b/>
          <w:bCs/>
          <w:sz w:val="20"/>
          <w:szCs w:val="20"/>
        </w:rPr>
        <w:lastRenderedPageBreak/>
        <w:t>EIS</w:t>
      </w:r>
      <w:r w:rsidRPr="00560C55">
        <w:rPr>
          <w:sz w:val="20"/>
          <w:szCs w:val="20"/>
        </w:rPr>
        <w:t>: the Enterprise Investment Scheme in the United Kingdom, or any successor to that scheme</w:t>
      </w:r>
    </w:p>
    <w:p w14:paraId="4E82A691" w14:textId="77777777" w:rsidR="002804CF" w:rsidRPr="002804CF" w:rsidRDefault="00211ADE" w:rsidP="00253291">
      <w:pPr>
        <w:pStyle w:val="Body2"/>
        <w:rPr>
          <w:sz w:val="20"/>
          <w:szCs w:val="20"/>
        </w:rPr>
      </w:pPr>
      <w:r>
        <w:rPr>
          <w:b/>
          <w:bCs/>
          <w:sz w:val="20"/>
          <w:szCs w:val="20"/>
        </w:rPr>
        <w:t xml:space="preserve">Employee: </w:t>
      </w:r>
      <w:r>
        <w:rPr>
          <w:sz w:val="20"/>
          <w:szCs w:val="20"/>
        </w:rPr>
        <w:t>means a person who has an employment contract with the Company or provides consulting or contracting services and has subscribed for B Shares.</w:t>
      </w:r>
    </w:p>
    <w:p w14:paraId="053CD88E" w14:textId="77777777" w:rsidR="002A4156" w:rsidRDefault="00211ADE" w:rsidP="00253291">
      <w:pPr>
        <w:pStyle w:val="Body2"/>
        <w:rPr>
          <w:sz w:val="20"/>
          <w:szCs w:val="20"/>
        </w:rPr>
      </w:pPr>
      <w:r w:rsidRPr="00560C55">
        <w:rPr>
          <w:b/>
          <w:bCs/>
          <w:sz w:val="20"/>
          <w:szCs w:val="20"/>
        </w:rPr>
        <w:t>Encumbrance</w:t>
      </w:r>
      <w:r w:rsidRPr="00560C55">
        <w:rPr>
          <w:b/>
          <w:sz w:val="20"/>
          <w:szCs w:val="20"/>
        </w:rPr>
        <w:t>:</w:t>
      </w:r>
      <w:r w:rsidRPr="00560C55">
        <w:rPr>
          <w:sz w:val="20"/>
          <w:szCs w:val="20"/>
        </w:rPr>
        <w:t xml:space="preserve"> any interest or equity of any person (including any right to acquire, option, right of pre-emption, any agreement in respect of voting rights or commitment to give or create voting rights) or any mortgage, charge, pledge, lien, assignment, hypothecation, security interest, title retention or any other security agreement or arrangement.</w:t>
      </w:r>
    </w:p>
    <w:p w14:paraId="68D6C9C8" w14:textId="77B0B726" w:rsidR="000E3240" w:rsidRPr="000E3240" w:rsidRDefault="000E3240" w:rsidP="00253291">
      <w:pPr>
        <w:pStyle w:val="Body2"/>
        <w:rPr>
          <w:sz w:val="20"/>
          <w:szCs w:val="20"/>
        </w:rPr>
      </w:pPr>
      <w:r>
        <w:rPr>
          <w:b/>
          <w:bCs/>
          <w:sz w:val="20"/>
          <w:szCs w:val="20"/>
        </w:rPr>
        <w:t>Eris Loan Agreements</w:t>
      </w:r>
      <w:r>
        <w:rPr>
          <w:sz w:val="20"/>
          <w:szCs w:val="20"/>
        </w:rPr>
        <w:t xml:space="preserve">: the loan agreements dated on or around the date of this agreement between Eris Media Solutions Limited and each </w:t>
      </w:r>
      <w:proofErr w:type="gramStart"/>
      <w:r>
        <w:rPr>
          <w:sz w:val="20"/>
          <w:szCs w:val="20"/>
        </w:rPr>
        <w:t>of  Owen</w:t>
      </w:r>
      <w:proofErr w:type="gramEnd"/>
      <w:r>
        <w:rPr>
          <w:sz w:val="20"/>
          <w:szCs w:val="20"/>
        </w:rPr>
        <w:t xml:space="preserve"> Thomas and Anthony Hughes; </w:t>
      </w:r>
    </w:p>
    <w:p w14:paraId="0A4C64D4" w14:textId="77777777" w:rsidR="002A4156" w:rsidRPr="00560C55" w:rsidRDefault="00211ADE" w:rsidP="00253291">
      <w:pPr>
        <w:pStyle w:val="Body2"/>
        <w:rPr>
          <w:sz w:val="20"/>
          <w:szCs w:val="20"/>
        </w:rPr>
      </w:pPr>
      <w:r w:rsidRPr="00560C55">
        <w:rPr>
          <w:b/>
          <w:bCs/>
          <w:sz w:val="20"/>
          <w:szCs w:val="20"/>
        </w:rPr>
        <w:t>Excluded Shareholder</w:t>
      </w:r>
      <w:r w:rsidR="00DA2EEE" w:rsidRPr="00560C55">
        <w:rPr>
          <w:sz w:val="20"/>
          <w:szCs w:val="20"/>
        </w:rPr>
        <w:t>:</w:t>
      </w:r>
    </w:p>
    <w:p w14:paraId="2FC4D70F" w14:textId="77777777" w:rsidR="002A4156" w:rsidRPr="00560C55" w:rsidRDefault="00211ADE" w:rsidP="00537808">
      <w:pPr>
        <w:pStyle w:val="Level4"/>
        <w:rPr>
          <w:sz w:val="20"/>
          <w:szCs w:val="20"/>
        </w:rPr>
      </w:pPr>
      <w:r w:rsidRPr="00560C55">
        <w:rPr>
          <w:sz w:val="20"/>
          <w:szCs w:val="20"/>
        </w:rPr>
        <w:t>each Shareholder whose proposed course of action</w:t>
      </w:r>
      <w:r w:rsidR="00584E30">
        <w:rPr>
          <w:sz w:val="20"/>
          <w:szCs w:val="20"/>
        </w:rPr>
        <w:t xml:space="preserve"> in a Shareholder matter upon which Shareholder Consent is being sought</w:t>
      </w:r>
      <w:r w:rsidRPr="00560C55">
        <w:rPr>
          <w:sz w:val="20"/>
          <w:szCs w:val="20"/>
        </w:rPr>
        <w:t xml:space="preserve"> (or that of any of his Permitted Transferees) is the subject of the relevant Shareholder Consent</w:t>
      </w:r>
      <w:r w:rsidR="00584E30">
        <w:rPr>
          <w:sz w:val="20"/>
          <w:szCs w:val="20"/>
        </w:rPr>
        <w:t xml:space="preserve"> (save to the extent that the same matter relates to all Shareholders</w:t>
      </w:r>
      <w:r w:rsidR="00B264A0">
        <w:rPr>
          <w:sz w:val="20"/>
          <w:szCs w:val="20"/>
        </w:rPr>
        <w:t xml:space="preserve"> in all class of Shares or in a specific class of Share as applicable</w:t>
      </w:r>
      <w:r w:rsidR="00584E30">
        <w:rPr>
          <w:sz w:val="20"/>
          <w:szCs w:val="20"/>
        </w:rPr>
        <w:t>)</w:t>
      </w:r>
      <w:r w:rsidRPr="00560C55">
        <w:rPr>
          <w:sz w:val="20"/>
          <w:szCs w:val="20"/>
        </w:rPr>
        <w:t>; and</w:t>
      </w:r>
    </w:p>
    <w:p w14:paraId="2D7B1D36" w14:textId="77777777" w:rsidR="002A4156" w:rsidRPr="00560C55" w:rsidRDefault="00211ADE" w:rsidP="00537808">
      <w:pPr>
        <w:pStyle w:val="Level4"/>
        <w:rPr>
          <w:sz w:val="20"/>
          <w:szCs w:val="20"/>
        </w:rPr>
      </w:pPr>
      <w:r w:rsidRPr="00560C55">
        <w:rPr>
          <w:sz w:val="20"/>
          <w:szCs w:val="20"/>
        </w:rPr>
        <w:t>each Shareholder holding Shares as a result of a Permitted Transfer from a Shareholder referred to in paragraph (a), but only to the extent that such Shares were acquired pursuant to a Permitted Transfer from that Shareholder</w:t>
      </w:r>
    </w:p>
    <w:p w14:paraId="671C7463" w14:textId="77777777" w:rsidR="003312B8" w:rsidRPr="00F72A0A" w:rsidRDefault="00211ADE" w:rsidP="00893A95">
      <w:pPr>
        <w:pStyle w:val="Body2"/>
        <w:rPr>
          <w:sz w:val="20"/>
          <w:szCs w:val="20"/>
        </w:rPr>
      </w:pPr>
      <w:r>
        <w:rPr>
          <w:b/>
          <w:bCs/>
          <w:sz w:val="20"/>
          <w:szCs w:val="20"/>
        </w:rPr>
        <w:t xml:space="preserve">Expert Valuer: </w:t>
      </w:r>
      <w:r w:rsidRPr="00F72A0A">
        <w:rPr>
          <w:sz w:val="20"/>
          <w:szCs w:val="20"/>
        </w:rPr>
        <w:t>means an independent firm of chartered accountants to be agreed between the Board and the Seller</w:t>
      </w:r>
      <w:r>
        <w:rPr>
          <w:sz w:val="20"/>
          <w:szCs w:val="20"/>
        </w:rPr>
        <w:t xml:space="preserve"> Shareholder</w:t>
      </w:r>
      <w:r w:rsidRPr="00F72A0A">
        <w:rPr>
          <w:sz w:val="20"/>
          <w:szCs w:val="20"/>
        </w:rPr>
        <w:t xml:space="preserve"> or failing agreement not later than the date 10 </w:t>
      </w:r>
      <w:r w:rsidR="00B264A0">
        <w:rPr>
          <w:sz w:val="20"/>
          <w:szCs w:val="20"/>
        </w:rPr>
        <w:t>b</w:t>
      </w:r>
      <w:r w:rsidRPr="00F72A0A">
        <w:rPr>
          <w:sz w:val="20"/>
          <w:szCs w:val="20"/>
        </w:rPr>
        <w:t xml:space="preserve">usiness </w:t>
      </w:r>
      <w:r w:rsidR="00B264A0">
        <w:rPr>
          <w:sz w:val="20"/>
          <w:szCs w:val="20"/>
        </w:rPr>
        <w:t>d</w:t>
      </w:r>
      <w:r w:rsidRPr="00F72A0A">
        <w:rPr>
          <w:sz w:val="20"/>
          <w:szCs w:val="20"/>
        </w:rPr>
        <w:t xml:space="preserve">ays after the date of service of the </w:t>
      </w:r>
      <w:r>
        <w:rPr>
          <w:sz w:val="20"/>
          <w:szCs w:val="20"/>
        </w:rPr>
        <w:t>Sale</w:t>
      </w:r>
      <w:r w:rsidRPr="00F72A0A">
        <w:rPr>
          <w:sz w:val="20"/>
          <w:szCs w:val="20"/>
        </w:rPr>
        <w:t xml:space="preserve"> Notice to be appointed by the then President of the Institute of Chartered Accountants in England and Wales on the application of either party</w:t>
      </w:r>
    </w:p>
    <w:p w14:paraId="49A9D6A7" w14:textId="77777777" w:rsidR="003312B8" w:rsidRPr="003312B8" w:rsidRDefault="00211ADE" w:rsidP="00893A95">
      <w:pPr>
        <w:pStyle w:val="Body2"/>
        <w:rPr>
          <w:sz w:val="20"/>
          <w:szCs w:val="20"/>
        </w:rPr>
      </w:pPr>
      <w:r>
        <w:rPr>
          <w:b/>
          <w:bCs/>
          <w:sz w:val="20"/>
          <w:szCs w:val="20"/>
        </w:rPr>
        <w:t xml:space="preserve">Fair Value: </w:t>
      </w:r>
      <w:r w:rsidRPr="003312B8">
        <w:rPr>
          <w:sz w:val="20"/>
          <w:szCs w:val="20"/>
        </w:rPr>
        <w:t>has the meaning given in clause 10.8 and clause 10.9.</w:t>
      </w:r>
    </w:p>
    <w:p w14:paraId="139C9299" w14:textId="77777777" w:rsidR="008D6E5D" w:rsidRPr="008D6E5D" w:rsidRDefault="00211ADE" w:rsidP="00893A95">
      <w:pPr>
        <w:pStyle w:val="Body2"/>
        <w:rPr>
          <w:sz w:val="20"/>
          <w:szCs w:val="20"/>
        </w:rPr>
      </w:pPr>
      <w:r>
        <w:rPr>
          <w:b/>
          <w:bCs/>
          <w:sz w:val="20"/>
          <w:szCs w:val="20"/>
        </w:rPr>
        <w:t xml:space="preserve">Family Trust: </w:t>
      </w:r>
      <w:r>
        <w:rPr>
          <w:sz w:val="20"/>
          <w:szCs w:val="20"/>
        </w:rPr>
        <w:t>means a trust in which the legal and/or beneficial entitlement in respect of a Share is held by that family trust and which trust is established for the benefit of any of a Shareholder</w:t>
      </w:r>
      <w:r w:rsidR="00B264A0">
        <w:rPr>
          <w:sz w:val="20"/>
          <w:szCs w:val="20"/>
        </w:rPr>
        <w:t xml:space="preserve">, </w:t>
      </w:r>
      <w:r>
        <w:rPr>
          <w:sz w:val="20"/>
          <w:szCs w:val="20"/>
        </w:rPr>
        <w:t>their spouse, civil partner and children and</w:t>
      </w:r>
      <w:r w:rsidR="00B264A0">
        <w:rPr>
          <w:sz w:val="20"/>
          <w:szCs w:val="20"/>
        </w:rPr>
        <w:t>/or</w:t>
      </w:r>
      <w:r>
        <w:rPr>
          <w:sz w:val="20"/>
          <w:szCs w:val="20"/>
        </w:rPr>
        <w:t xml:space="preserve"> grandchildren PROVIDED THAT at the time of any transfer to a Family Trust, the transferring Shareholder shall be the main beneficiary of that family trust. </w:t>
      </w:r>
    </w:p>
    <w:p w14:paraId="78B0A775" w14:textId="77777777" w:rsidR="00893A95" w:rsidRDefault="00211ADE" w:rsidP="00893A95">
      <w:pPr>
        <w:pStyle w:val="Body2"/>
        <w:rPr>
          <w:b/>
          <w:bCs/>
          <w:sz w:val="20"/>
          <w:szCs w:val="20"/>
        </w:rPr>
      </w:pPr>
      <w:r w:rsidRPr="00560C55">
        <w:rPr>
          <w:b/>
          <w:bCs/>
          <w:sz w:val="20"/>
          <w:szCs w:val="20"/>
        </w:rPr>
        <w:t>Financial Year</w:t>
      </w:r>
      <w:r w:rsidRPr="00560C55">
        <w:rPr>
          <w:b/>
          <w:sz w:val="20"/>
          <w:szCs w:val="20"/>
        </w:rPr>
        <w:t>:</w:t>
      </w:r>
      <w:r w:rsidRPr="00560C55">
        <w:rPr>
          <w:sz w:val="20"/>
          <w:szCs w:val="20"/>
        </w:rPr>
        <w:t xml:space="preserve"> each accounting reference period of the Company determined from time to time in accordance with Chapter 3 of Part 15 of the Act.</w:t>
      </w:r>
    </w:p>
    <w:p w14:paraId="2C153655" w14:textId="77777777" w:rsidR="002804CF" w:rsidRPr="002804CF" w:rsidRDefault="00211ADE" w:rsidP="00A65139">
      <w:pPr>
        <w:pStyle w:val="Body2"/>
        <w:rPr>
          <w:sz w:val="20"/>
          <w:szCs w:val="20"/>
        </w:rPr>
      </w:pPr>
      <w:r>
        <w:rPr>
          <w:b/>
          <w:bCs/>
          <w:sz w:val="20"/>
          <w:szCs w:val="20"/>
        </w:rPr>
        <w:t xml:space="preserve">Leaver: </w:t>
      </w:r>
      <w:r>
        <w:rPr>
          <w:sz w:val="20"/>
          <w:szCs w:val="20"/>
        </w:rPr>
        <w:t>means an Employee who for any reason leaves the Company as an Employee within three years of their acquisition(s) of B Shares, other than by virtue of the Company making them redundant or unfairly dismissing them.</w:t>
      </w:r>
    </w:p>
    <w:p w14:paraId="44D213E6" w14:textId="77777777" w:rsidR="00584E30" w:rsidRDefault="00211ADE" w:rsidP="00A65139">
      <w:pPr>
        <w:pStyle w:val="Body2"/>
        <w:rPr>
          <w:sz w:val="20"/>
          <w:szCs w:val="20"/>
        </w:rPr>
      </w:pPr>
      <w:r>
        <w:rPr>
          <w:b/>
          <w:bCs/>
          <w:sz w:val="20"/>
          <w:szCs w:val="20"/>
        </w:rPr>
        <w:t xml:space="preserve">Permitted Transfer: </w:t>
      </w:r>
      <w:r>
        <w:rPr>
          <w:sz w:val="20"/>
          <w:szCs w:val="20"/>
        </w:rPr>
        <w:t xml:space="preserve">means </w:t>
      </w:r>
      <w:r w:rsidR="00893A95">
        <w:rPr>
          <w:sz w:val="20"/>
          <w:szCs w:val="20"/>
        </w:rPr>
        <w:t>those transfers of Shares which are permitted according to clause 10.2.</w:t>
      </w:r>
    </w:p>
    <w:p w14:paraId="4A524129" w14:textId="29E68FBC" w:rsidR="005956AA" w:rsidRPr="005956AA" w:rsidRDefault="00211ADE" w:rsidP="00A65139">
      <w:pPr>
        <w:pStyle w:val="Body2"/>
        <w:rPr>
          <w:sz w:val="20"/>
          <w:szCs w:val="20"/>
        </w:rPr>
      </w:pPr>
      <w:r>
        <w:rPr>
          <w:b/>
          <w:bCs/>
          <w:sz w:val="20"/>
          <w:szCs w:val="20"/>
        </w:rPr>
        <w:t>Revenue Share Agreement:</w:t>
      </w:r>
      <w:r>
        <w:rPr>
          <w:sz w:val="20"/>
          <w:szCs w:val="20"/>
        </w:rPr>
        <w:t xml:space="preserve"> the revenue share agreement </w:t>
      </w:r>
      <w:proofErr w:type="gramStart"/>
      <w:r>
        <w:rPr>
          <w:sz w:val="20"/>
          <w:szCs w:val="20"/>
        </w:rPr>
        <w:t>entered into</w:t>
      </w:r>
      <w:proofErr w:type="gramEnd"/>
      <w:r>
        <w:rPr>
          <w:sz w:val="20"/>
          <w:szCs w:val="20"/>
        </w:rPr>
        <w:t xml:space="preserve"> between the Company and Eris Connect Limited dated </w:t>
      </w:r>
      <w:ins w:id="9" w:author="Jacqueline Hills" w:date="2024-02-09T16:38:00Z">
        <w:r w:rsidR="004264D4">
          <w:rPr>
            <w:sz w:val="20"/>
            <w:szCs w:val="20"/>
          </w:rPr>
          <w:t>17</w:t>
        </w:r>
        <w:r w:rsidR="004264D4" w:rsidRPr="004264D4">
          <w:rPr>
            <w:sz w:val="20"/>
            <w:szCs w:val="20"/>
            <w:vertAlign w:val="superscript"/>
          </w:rPr>
          <w:t>th</w:t>
        </w:r>
        <w:r w:rsidR="004264D4">
          <w:rPr>
            <w:sz w:val="20"/>
            <w:szCs w:val="20"/>
          </w:rPr>
          <w:t xml:space="preserve"> August </w:t>
        </w:r>
      </w:ins>
      <w:del w:id="10" w:author="Jacqueline Hills" w:date="2024-02-09T16:38:00Z">
        <w:r w:rsidRPr="0003349F" w:rsidDel="004264D4">
          <w:rPr>
            <w:sz w:val="20"/>
            <w:szCs w:val="20"/>
            <w:highlight w:val="yellow"/>
          </w:rPr>
          <w:delText>[</w:delText>
        </w:r>
        <w:r w:rsidR="00B111AA" w:rsidRPr="0003349F" w:rsidDel="004264D4">
          <w:rPr>
            <w:sz w:val="20"/>
            <w:szCs w:val="20"/>
            <w:highlight w:val="yellow"/>
          </w:rPr>
          <w:delText xml:space="preserve">  </w:delText>
        </w:r>
        <w:r w:rsidRPr="0003349F" w:rsidDel="004264D4">
          <w:rPr>
            <w:sz w:val="20"/>
            <w:szCs w:val="20"/>
            <w:highlight w:val="yellow"/>
          </w:rPr>
          <w:delText xml:space="preserve"> ]</w:delText>
        </w:r>
        <w:r w:rsidDel="004264D4">
          <w:rPr>
            <w:sz w:val="20"/>
            <w:szCs w:val="20"/>
          </w:rPr>
          <w:delText xml:space="preserve"> </w:delText>
        </w:r>
      </w:del>
      <w:r>
        <w:rPr>
          <w:sz w:val="20"/>
          <w:szCs w:val="20"/>
        </w:rPr>
        <w:t>2023 as varied from time to time</w:t>
      </w:r>
      <w:r w:rsidR="00DF4A46">
        <w:rPr>
          <w:sz w:val="20"/>
          <w:szCs w:val="20"/>
        </w:rPr>
        <w:t>.</w:t>
      </w:r>
    </w:p>
    <w:p w14:paraId="509A9D3B" w14:textId="77777777" w:rsidR="001D7C5D" w:rsidRPr="00560C55" w:rsidRDefault="00211ADE" w:rsidP="00253291">
      <w:pPr>
        <w:pStyle w:val="Body2"/>
        <w:rPr>
          <w:sz w:val="20"/>
          <w:szCs w:val="20"/>
        </w:rPr>
      </w:pPr>
      <w:r w:rsidRPr="00560C55">
        <w:rPr>
          <w:b/>
          <w:bCs/>
          <w:sz w:val="20"/>
          <w:szCs w:val="20"/>
        </w:rPr>
        <w:lastRenderedPageBreak/>
        <w:t>SEIS</w:t>
      </w:r>
      <w:r w:rsidRPr="00560C55">
        <w:rPr>
          <w:sz w:val="20"/>
          <w:szCs w:val="20"/>
        </w:rPr>
        <w:t>: the Seed Enterprise Investment Scheme in the United Kingdom, or any successor to that scheme.</w:t>
      </w:r>
    </w:p>
    <w:p w14:paraId="568ECA62" w14:textId="77777777" w:rsidR="002A4156" w:rsidRPr="00560C55" w:rsidRDefault="00211ADE" w:rsidP="00253291">
      <w:pPr>
        <w:pStyle w:val="Body2"/>
        <w:rPr>
          <w:sz w:val="20"/>
          <w:szCs w:val="20"/>
        </w:rPr>
      </w:pPr>
      <w:r w:rsidRPr="00560C55">
        <w:rPr>
          <w:b/>
          <w:bCs/>
          <w:sz w:val="20"/>
          <w:szCs w:val="20"/>
        </w:rPr>
        <w:t>Shareholder</w:t>
      </w:r>
      <w:r w:rsidRPr="00560C55">
        <w:rPr>
          <w:b/>
          <w:sz w:val="20"/>
          <w:szCs w:val="20"/>
        </w:rPr>
        <w:t>:</w:t>
      </w:r>
      <w:r w:rsidRPr="00560C55">
        <w:rPr>
          <w:sz w:val="20"/>
          <w:szCs w:val="20"/>
        </w:rPr>
        <w:t xml:space="preserve"> each party from time to time to this agreement (excluding the Company)</w:t>
      </w:r>
      <w:r w:rsidR="007E6F4C" w:rsidRPr="00560C55">
        <w:rPr>
          <w:sz w:val="20"/>
          <w:szCs w:val="20"/>
        </w:rPr>
        <w:t>.</w:t>
      </w:r>
    </w:p>
    <w:p w14:paraId="3EF6E54C" w14:textId="77777777" w:rsidR="002A4156" w:rsidRPr="00560C55" w:rsidRDefault="00211ADE" w:rsidP="00253291">
      <w:pPr>
        <w:pStyle w:val="Body2"/>
        <w:rPr>
          <w:sz w:val="20"/>
          <w:szCs w:val="20"/>
        </w:rPr>
      </w:pPr>
      <w:r w:rsidRPr="00560C55">
        <w:rPr>
          <w:b/>
          <w:bCs/>
          <w:sz w:val="20"/>
          <w:szCs w:val="20"/>
        </w:rPr>
        <w:t>Shareholder Consent</w:t>
      </w:r>
      <w:r w:rsidRPr="00560C55">
        <w:rPr>
          <w:b/>
          <w:sz w:val="20"/>
          <w:szCs w:val="20"/>
        </w:rPr>
        <w:t>:</w:t>
      </w:r>
      <w:r w:rsidRPr="00560C55">
        <w:rPr>
          <w:sz w:val="20"/>
          <w:szCs w:val="20"/>
        </w:rPr>
        <w:t xml:space="preserve"> the prior written consent of </w:t>
      </w:r>
      <w:r w:rsidR="00B111AA">
        <w:rPr>
          <w:sz w:val="20"/>
          <w:szCs w:val="20"/>
        </w:rPr>
        <w:t xml:space="preserve">the holders for the time being of not less than 76% </w:t>
      </w:r>
      <w:r w:rsidR="00AE6F3C">
        <w:rPr>
          <w:sz w:val="20"/>
          <w:szCs w:val="20"/>
        </w:rPr>
        <w:t xml:space="preserve">of the A Shares </w:t>
      </w:r>
      <w:r w:rsidR="00B111AA">
        <w:rPr>
          <w:sz w:val="20"/>
          <w:szCs w:val="20"/>
        </w:rPr>
        <w:t xml:space="preserve">by nominal value of the </w:t>
      </w:r>
      <w:r w:rsidR="00AE6F3C">
        <w:rPr>
          <w:sz w:val="20"/>
          <w:szCs w:val="20"/>
        </w:rPr>
        <w:t xml:space="preserve">A </w:t>
      </w:r>
      <w:r w:rsidR="00584E30">
        <w:rPr>
          <w:sz w:val="20"/>
          <w:szCs w:val="20"/>
        </w:rPr>
        <w:t>S</w:t>
      </w:r>
      <w:r w:rsidR="00B111AA">
        <w:rPr>
          <w:sz w:val="20"/>
          <w:szCs w:val="20"/>
        </w:rPr>
        <w:t xml:space="preserve">hares held by the </w:t>
      </w:r>
      <w:r w:rsidRPr="00560C55">
        <w:rPr>
          <w:sz w:val="20"/>
          <w:szCs w:val="20"/>
        </w:rPr>
        <w:t>Shareholders (excluding, where relevant, any Shares held by an Excluded Shareholder).</w:t>
      </w:r>
    </w:p>
    <w:p w14:paraId="20C76A54" w14:textId="77777777" w:rsidR="002A4156" w:rsidRDefault="00211ADE" w:rsidP="00253291">
      <w:pPr>
        <w:pStyle w:val="Body2"/>
        <w:rPr>
          <w:sz w:val="20"/>
          <w:szCs w:val="20"/>
        </w:rPr>
      </w:pPr>
      <w:r w:rsidRPr="00560C55">
        <w:rPr>
          <w:b/>
          <w:bCs/>
          <w:sz w:val="20"/>
          <w:szCs w:val="20"/>
        </w:rPr>
        <w:t>Shares</w:t>
      </w:r>
      <w:r w:rsidRPr="00560C55">
        <w:rPr>
          <w:b/>
          <w:sz w:val="20"/>
          <w:szCs w:val="20"/>
        </w:rPr>
        <w:t>:</w:t>
      </w:r>
      <w:r w:rsidRPr="00560C55">
        <w:rPr>
          <w:sz w:val="20"/>
          <w:szCs w:val="20"/>
        </w:rPr>
        <w:t xml:space="preserve"> shares (of any class) in the capital of the Company from time to time.</w:t>
      </w:r>
    </w:p>
    <w:p w14:paraId="1D46EA91" w14:textId="472EE7C0" w:rsidR="00A20917" w:rsidRDefault="00211ADE" w:rsidP="00253291">
      <w:pPr>
        <w:pStyle w:val="Body2"/>
        <w:rPr>
          <w:sz w:val="20"/>
          <w:szCs w:val="20"/>
        </w:rPr>
      </w:pPr>
      <w:r>
        <w:rPr>
          <w:b/>
          <w:bCs/>
          <w:sz w:val="20"/>
          <w:szCs w:val="20"/>
        </w:rPr>
        <w:t xml:space="preserve">Subscription </w:t>
      </w:r>
      <w:r w:rsidR="00B111AA">
        <w:rPr>
          <w:b/>
          <w:bCs/>
          <w:sz w:val="20"/>
          <w:szCs w:val="20"/>
        </w:rPr>
        <w:t>Price</w:t>
      </w:r>
      <w:r>
        <w:rPr>
          <w:b/>
          <w:bCs/>
          <w:sz w:val="20"/>
          <w:szCs w:val="20"/>
        </w:rPr>
        <w:t>:</w:t>
      </w:r>
      <w:r>
        <w:rPr>
          <w:sz w:val="20"/>
          <w:szCs w:val="20"/>
        </w:rPr>
        <w:t xml:space="preserve"> </w:t>
      </w:r>
      <w:ins w:id="11" w:author="Jacqueline Hills" w:date="2024-02-09T16:38:00Z">
        <w:r w:rsidR="004264D4">
          <w:rPr>
            <w:sz w:val="20"/>
            <w:szCs w:val="20"/>
          </w:rPr>
          <w:t xml:space="preserve">£1,667.85 </w:t>
        </w:r>
      </w:ins>
      <w:del w:id="12" w:author="Jacqueline Hills" w:date="2024-02-09T16:38:00Z">
        <w:r w:rsidR="00052692" w:rsidRPr="00052692" w:rsidDel="004264D4">
          <w:rPr>
            <w:sz w:val="20"/>
            <w:szCs w:val="20"/>
            <w:highlight w:val="yellow"/>
          </w:rPr>
          <w:delText>£[      ]</w:delText>
        </w:r>
        <w:r w:rsidR="00052692" w:rsidDel="004264D4">
          <w:rPr>
            <w:sz w:val="20"/>
            <w:szCs w:val="20"/>
          </w:rPr>
          <w:delText xml:space="preserve"> </w:delText>
        </w:r>
      </w:del>
      <w:r w:rsidR="00052692">
        <w:rPr>
          <w:sz w:val="20"/>
          <w:szCs w:val="20"/>
        </w:rPr>
        <w:t>per Subscription Share.</w:t>
      </w:r>
    </w:p>
    <w:p w14:paraId="44A16C2E" w14:textId="7857101E" w:rsidR="00A20917" w:rsidRDefault="00211ADE" w:rsidP="00253291">
      <w:pPr>
        <w:pStyle w:val="Body2"/>
        <w:rPr>
          <w:sz w:val="20"/>
          <w:szCs w:val="20"/>
        </w:rPr>
      </w:pPr>
      <w:r w:rsidRPr="00052692">
        <w:rPr>
          <w:b/>
          <w:bCs/>
          <w:sz w:val="20"/>
          <w:szCs w:val="20"/>
        </w:rPr>
        <w:t>Subscription Shares:</w:t>
      </w:r>
      <w:r>
        <w:rPr>
          <w:sz w:val="20"/>
          <w:szCs w:val="20"/>
        </w:rPr>
        <w:t xml:space="preserve"> 1</w:t>
      </w:r>
      <w:r w:rsidR="005707BF">
        <w:rPr>
          <w:sz w:val="20"/>
          <w:szCs w:val="20"/>
        </w:rPr>
        <w:t>4</w:t>
      </w:r>
      <w:r w:rsidR="00A65139">
        <w:rPr>
          <w:sz w:val="20"/>
          <w:szCs w:val="20"/>
        </w:rPr>
        <w:t xml:space="preserve">9 </w:t>
      </w:r>
      <w:r w:rsidR="00AA64BF">
        <w:rPr>
          <w:sz w:val="20"/>
          <w:szCs w:val="20"/>
        </w:rPr>
        <w:t xml:space="preserve">A </w:t>
      </w:r>
      <w:r>
        <w:rPr>
          <w:sz w:val="20"/>
          <w:szCs w:val="20"/>
        </w:rPr>
        <w:t>Shares.</w:t>
      </w:r>
    </w:p>
    <w:p w14:paraId="7FC000B1" w14:textId="77777777" w:rsidR="00893A95" w:rsidRPr="00560C55" w:rsidRDefault="00211ADE" w:rsidP="008D6E5D">
      <w:pPr>
        <w:pStyle w:val="Body2"/>
        <w:rPr>
          <w:sz w:val="20"/>
          <w:szCs w:val="20"/>
        </w:rPr>
      </w:pPr>
      <w:r w:rsidRPr="00E41E06">
        <w:rPr>
          <w:b/>
          <w:bCs/>
          <w:sz w:val="20"/>
          <w:szCs w:val="20"/>
        </w:rPr>
        <w:t>Transfer, Transferred or Transferring</w:t>
      </w:r>
      <w:r>
        <w:rPr>
          <w:sz w:val="20"/>
          <w:szCs w:val="20"/>
        </w:rPr>
        <w:t xml:space="preserve">: means any transaction, concluded with or without consideration, resulting in the transfer of the ownership of Shares, other ownership interests or rights (including, without limitation, voting rights) or </w:t>
      </w:r>
      <w:proofErr w:type="spellStart"/>
      <w:r>
        <w:rPr>
          <w:sz w:val="20"/>
          <w:szCs w:val="20"/>
        </w:rPr>
        <w:t>secuties</w:t>
      </w:r>
      <w:proofErr w:type="spellEnd"/>
      <w:r w:rsidR="008D6E5D">
        <w:rPr>
          <w:sz w:val="20"/>
          <w:szCs w:val="20"/>
        </w:rPr>
        <w:t xml:space="preserve"> (and rights and obligations relating to Shares and securities), including but not limited to (i) all transfer, sales or assignment of partial (i.e. beneficial interest, usufruct, or ownership without beneficial interest) or full title by any legal means; (ii) any transfer made pursuant to a public auction ordered by a court; (iii) any Encumbrance created or sought to be created over any Share and any other security interest giving or entitling to, immediately or in the future, directly or indirectly, any rights to Shares or other ownership interests, and related expressions “to transfer” or transferring shall be construed accordingly.</w:t>
      </w:r>
      <w:r w:rsidR="008D6E5D" w:rsidRPr="00560C55">
        <w:rPr>
          <w:sz w:val="20"/>
          <w:szCs w:val="20"/>
        </w:rPr>
        <w:t xml:space="preserve"> </w:t>
      </w:r>
    </w:p>
    <w:p w14:paraId="03E77A4B" w14:textId="77777777" w:rsidR="002A4156" w:rsidRPr="00560C55" w:rsidRDefault="00211ADE" w:rsidP="00537808">
      <w:pPr>
        <w:pStyle w:val="Level2"/>
        <w:rPr>
          <w:sz w:val="20"/>
          <w:szCs w:val="20"/>
        </w:rPr>
      </w:pPr>
      <w:r w:rsidRPr="00560C55">
        <w:rPr>
          <w:sz w:val="20"/>
          <w:szCs w:val="20"/>
        </w:rPr>
        <w:t>Clause and Schedule headings shall not affect the interpretation of this agreement.</w:t>
      </w:r>
    </w:p>
    <w:p w14:paraId="624B499D" w14:textId="77777777" w:rsidR="002A4156" w:rsidRPr="00560C55" w:rsidRDefault="00211ADE" w:rsidP="00537808">
      <w:pPr>
        <w:pStyle w:val="Level2"/>
        <w:rPr>
          <w:sz w:val="20"/>
          <w:szCs w:val="20"/>
        </w:rPr>
      </w:pPr>
      <w:r w:rsidRPr="00560C55">
        <w:rPr>
          <w:sz w:val="20"/>
          <w:szCs w:val="20"/>
        </w:rPr>
        <w:t xml:space="preserve">References to clauses and Schedules are to clauses of and Schedules to this agreement and references to paragraphs and Parts are to paragraphs and Parts of the relevant Schedule. </w:t>
      </w:r>
    </w:p>
    <w:p w14:paraId="7D53F8FA" w14:textId="77777777" w:rsidR="002A4156" w:rsidRPr="00560C55" w:rsidRDefault="00211ADE" w:rsidP="00537808">
      <w:pPr>
        <w:pStyle w:val="Level2"/>
        <w:rPr>
          <w:sz w:val="20"/>
          <w:szCs w:val="20"/>
        </w:rPr>
      </w:pPr>
      <w:r w:rsidRPr="00560C55">
        <w:rPr>
          <w:sz w:val="20"/>
          <w:szCs w:val="20"/>
        </w:rPr>
        <w:t>The Schedules form part of this agreement and shall have effect as if set out in full in the body of this agreement. Any reference to this agreement includes the Schedules.</w:t>
      </w:r>
    </w:p>
    <w:p w14:paraId="19839312" w14:textId="77777777" w:rsidR="002A4156" w:rsidRPr="00560C55" w:rsidRDefault="00211ADE" w:rsidP="00537808">
      <w:pPr>
        <w:pStyle w:val="Level2"/>
        <w:rPr>
          <w:sz w:val="20"/>
          <w:szCs w:val="20"/>
        </w:rPr>
      </w:pPr>
      <w:r w:rsidRPr="00560C55">
        <w:rPr>
          <w:sz w:val="20"/>
          <w:szCs w:val="20"/>
        </w:rPr>
        <w:t xml:space="preserve">A reference to </w:t>
      </w:r>
      <w:r w:rsidRPr="00560C55">
        <w:rPr>
          <w:b/>
          <w:sz w:val="20"/>
          <w:szCs w:val="20"/>
        </w:rPr>
        <w:t>this agreement</w:t>
      </w:r>
      <w:r w:rsidRPr="00560C55">
        <w:rPr>
          <w:sz w:val="20"/>
          <w:szCs w:val="20"/>
        </w:rPr>
        <w:t xml:space="preserve"> or to any other agreement or document referred to in this agreement is a reference to this agreement or such other agreement or document as varied, superseded or novated (in each case, other than in breach of the provisions of this agreement or the provisions of the agreement or document in question, as appropriate) from time to time.</w:t>
      </w:r>
    </w:p>
    <w:p w14:paraId="67ADE3F1" w14:textId="77777777" w:rsidR="002A4156" w:rsidRPr="00560C55" w:rsidRDefault="00211ADE" w:rsidP="00537808">
      <w:pPr>
        <w:pStyle w:val="Level2"/>
        <w:rPr>
          <w:sz w:val="20"/>
          <w:szCs w:val="20"/>
        </w:rPr>
      </w:pPr>
      <w:r w:rsidRPr="00560C55">
        <w:rPr>
          <w:sz w:val="20"/>
          <w:szCs w:val="20"/>
        </w:rPr>
        <w:t xml:space="preserve">Unless the context otherwise requires, words in the singular shall include the plural and in the plural shall include the singular. </w:t>
      </w:r>
    </w:p>
    <w:p w14:paraId="150E7C8E" w14:textId="77777777" w:rsidR="002A4156" w:rsidRPr="00560C55" w:rsidRDefault="00211ADE" w:rsidP="00537808">
      <w:pPr>
        <w:pStyle w:val="Level2"/>
        <w:rPr>
          <w:sz w:val="20"/>
          <w:szCs w:val="20"/>
        </w:rPr>
      </w:pPr>
      <w:r w:rsidRPr="00560C55">
        <w:rPr>
          <w:sz w:val="20"/>
          <w:szCs w:val="20"/>
        </w:rPr>
        <w:t xml:space="preserve">Unless the context otherwise requires, a reference to one gender shall include a reference to the other genders. </w:t>
      </w:r>
    </w:p>
    <w:p w14:paraId="67CD0B8E" w14:textId="77777777" w:rsidR="002A4156" w:rsidRPr="00560C55" w:rsidRDefault="00211ADE" w:rsidP="00537808">
      <w:pPr>
        <w:pStyle w:val="Level2"/>
        <w:rPr>
          <w:sz w:val="20"/>
          <w:szCs w:val="20"/>
        </w:rPr>
      </w:pPr>
      <w:r w:rsidRPr="00560C55">
        <w:rPr>
          <w:sz w:val="20"/>
          <w:szCs w:val="20"/>
        </w:rPr>
        <w:t>A person includes a natural person, corporate or unincorporated body (whether or not having a separate legal personality).</w:t>
      </w:r>
    </w:p>
    <w:p w14:paraId="40413ABA" w14:textId="77777777" w:rsidR="002A4156" w:rsidRPr="00560C55" w:rsidRDefault="00211ADE" w:rsidP="00537808">
      <w:pPr>
        <w:pStyle w:val="Level2"/>
        <w:rPr>
          <w:sz w:val="20"/>
          <w:szCs w:val="20"/>
        </w:rPr>
      </w:pPr>
      <w:r w:rsidRPr="00560C55">
        <w:rPr>
          <w:sz w:val="20"/>
          <w:szCs w:val="20"/>
        </w:rPr>
        <w:t xml:space="preserve">A reference to a </w:t>
      </w:r>
      <w:r w:rsidRPr="00560C55">
        <w:rPr>
          <w:b/>
          <w:sz w:val="20"/>
          <w:szCs w:val="20"/>
        </w:rPr>
        <w:t>party</w:t>
      </w:r>
      <w:r w:rsidRPr="00560C55">
        <w:rPr>
          <w:sz w:val="20"/>
          <w:szCs w:val="20"/>
        </w:rPr>
        <w:t xml:space="preserve"> means an original party to this agreement or any person who has executed a Deed of Adherence pursuant to clause </w:t>
      </w:r>
      <w:r w:rsidRPr="00416929">
        <w:rPr>
          <w:sz w:val="20"/>
          <w:szCs w:val="20"/>
        </w:rPr>
        <w:fldChar w:fldCharType="begin"/>
      </w:r>
      <w:r w:rsidRPr="00416929">
        <w:rPr>
          <w:sz w:val="20"/>
          <w:szCs w:val="20"/>
        </w:rPr>
        <w:instrText xml:space="preserve">REF "a407514" \h \w </w:instrText>
      </w:r>
      <w:r w:rsidR="00253291" w:rsidRPr="00416929">
        <w:rPr>
          <w:sz w:val="20"/>
          <w:szCs w:val="20"/>
        </w:rPr>
        <w:instrText xml:space="preserve"> \* MERGEFORMAT </w:instrText>
      </w:r>
      <w:r w:rsidRPr="00416929">
        <w:rPr>
          <w:sz w:val="20"/>
          <w:szCs w:val="20"/>
        </w:rPr>
      </w:r>
      <w:r w:rsidRPr="00416929">
        <w:rPr>
          <w:sz w:val="20"/>
          <w:szCs w:val="20"/>
        </w:rPr>
        <w:fldChar w:fldCharType="separate"/>
      </w:r>
      <w:r w:rsidR="00416929" w:rsidRPr="00416929">
        <w:rPr>
          <w:sz w:val="20"/>
          <w:szCs w:val="20"/>
        </w:rPr>
        <w:t>10.6</w:t>
      </w:r>
      <w:r w:rsidRPr="00416929">
        <w:rPr>
          <w:sz w:val="20"/>
          <w:szCs w:val="20"/>
        </w:rPr>
        <w:fldChar w:fldCharType="end"/>
      </w:r>
      <w:r w:rsidRPr="00560C55">
        <w:rPr>
          <w:sz w:val="20"/>
          <w:szCs w:val="20"/>
        </w:rPr>
        <w:t xml:space="preserve"> or clause </w:t>
      </w:r>
      <w:r w:rsidRPr="00416929">
        <w:rPr>
          <w:sz w:val="20"/>
          <w:szCs w:val="20"/>
        </w:rPr>
        <w:fldChar w:fldCharType="begin"/>
      </w:r>
      <w:r w:rsidRPr="00416929">
        <w:rPr>
          <w:sz w:val="20"/>
          <w:szCs w:val="20"/>
        </w:rPr>
        <w:instrText xml:space="preserve">REF "a211679" \h \w </w:instrText>
      </w:r>
      <w:r w:rsidR="00253291" w:rsidRPr="00416929">
        <w:rPr>
          <w:sz w:val="20"/>
          <w:szCs w:val="20"/>
        </w:rPr>
        <w:instrText xml:space="preserve"> \* MERGEFORMAT </w:instrText>
      </w:r>
      <w:r w:rsidRPr="00416929">
        <w:rPr>
          <w:sz w:val="20"/>
          <w:szCs w:val="20"/>
        </w:rPr>
      </w:r>
      <w:r w:rsidRPr="00416929">
        <w:rPr>
          <w:sz w:val="20"/>
          <w:szCs w:val="20"/>
        </w:rPr>
        <w:fldChar w:fldCharType="separate"/>
      </w:r>
      <w:r w:rsidR="00416929" w:rsidRPr="00416929">
        <w:rPr>
          <w:sz w:val="20"/>
          <w:szCs w:val="20"/>
        </w:rPr>
        <w:t>11</w:t>
      </w:r>
      <w:r w:rsidRPr="00416929">
        <w:rPr>
          <w:sz w:val="20"/>
          <w:szCs w:val="20"/>
        </w:rPr>
        <w:fldChar w:fldCharType="end"/>
      </w:r>
      <w:r w:rsidRPr="00560C55">
        <w:rPr>
          <w:sz w:val="20"/>
          <w:szCs w:val="20"/>
        </w:rPr>
        <w:t xml:space="preserve"> together with, in each case, their respective personal representatives, successors and permitted assigns.</w:t>
      </w:r>
    </w:p>
    <w:p w14:paraId="2176B9E1" w14:textId="77777777" w:rsidR="002A4156" w:rsidRPr="00560C55" w:rsidRDefault="00211ADE" w:rsidP="00537808">
      <w:pPr>
        <w:pStyle w:val="Level2"/>
        <w:rPr>
          <w:sz w:val="20"/>
          <w:szCs w:val="20"/>
        </w:rPr>
      </w:pPr>
      <w:r w:rsidRPr="00560C55">
        <w:rPr>
          <w:sz w:val="20"/>
          <w:szCs w:val="20"/>
        </w:rPr>
        <w:lastRenderedPageBreak/>
        <w:t xml:space="preserve">A reference to a </w:t>
      </w:r>
      <w:r w:rsidRPr="00560C55">
        <w:rPr>
          <w:b/>
          <w:sz w:val="20"/>
          <w:szCs w:val="20"/>
        </w:rPr>
        <w:t>company</w:t>
      </w:r>
      <w:r w:rsidRPr="00560C55">
        <w:rPr>
          <w:sz w:val="20"/>
          <w:szCs w:val="20"/>
        </w:rPr>
        <w:t xml:space="preserve"> shall include any company, corporation or other body corporate, wherever and however incorporated or established. </w:t>
      </w:r>
    </w:p>
    <w:p w14:paraId="62C5AB14" w14:textId="77777777" w:rsidR="002A4156" w:rsidRPr="00560C55" w:rsidRDefault="00211ADE" w:rsidP="00537808">
      <w:pPr>
        <w:pStyle w:val="Level2"/>
        <w:rPr>
          <w:sz w:val="20"/>
          <w:szCs w:val="20"/>
        </w:rPr>
      </w:pPr>
      <w:r w:rsidRPr="00560C55">
        <w:rPr>
          <w:sz w:val="20"/>
          <w:szCs w:val="20"/>
        </w:rPr>
        <w:t xml:space="preserve">A reference to writing or written includes </w:t>
      </w:r>
      <w:r w:rsidR="00DE45DC" w:rsidRPr="00560C55">
        <w:rPr>
          <w:sz w:val="20"/>
          <w:szCs w:val="20"/>
        </w:rPr>
        <w:t xml:space="preserve">email </w:t>
      </w:r>
      <w:r w:rsidRPr="00560C55">
        <w:rPr>
          <w:sz w:val="20"/>
          <w:szCs w:val="20"/>
        </w:rPr>
        <w:t>but no other electronic form unless otherwise expressly provided in this agreement.</w:t>
      </w:r>
    </w:p>
    <w:p w14:paraId="5440FCE6" w14:textId="77777777" w:rsidR="002A4156" w:rsidRPr="00560C55" w:rsidRDefault="00211ADE" w:rsidP="00537808">
      <w:pPr>
        <w:pStyle w:val="Level2"/>
        <w:rPr>
          <w:sz w:val="20"/>
          <w:szCs w:val="20"/>
        </w:rPr>
      </w:pPr>
      <w:r w:rsidRPr="00560C55">
        <w:rPr>
          <w:sz w:val="20"/>
          <w:szCs w:val="20"/>
        </w:rPr>
        <w:t>Any words following the terms including, include, in particular or for example or any similar expression shall be construed as illustrative and shall not limit the sense of the words, description, definition, phrase or term preceding those terms.</w:t>
      </w:r>
    </w:p>
    <w:p w14:paraId="5C32ED34" w14:textId="77777777" w:rsidR="002A4156" w:rsidRPr="00560C55" w:rsidRDefault="00211ADE" w:rsidP="00537808">
      <w:pPr>
        <w:pStyle w:val="Level2"/>
        <w:rPr>
          <w:sz w:val="20"/>
          <w:szCs w:val="20"/>
        </w:rPr>
      </w:pPr>
      <w:r w:rsidRPr="00560C55">
        <w:rPr>
          <w:sz w:val="20"/>
          <w:szCs w:val="20"/>
        </w:rPr>
        <w:t xml:space="preserve">Where the context permits, </w:t>
      </w:r>
      <w:r w:rsidRPr="00560C55">
        <w:rPr>
          <w:b/>
          <w:sz w:val="20"/>
          <w:szCs w:val="20"/>
        </w:rPr>
        <w:t>other</w:t>
      </w:r>
      <w:r w:rsidRPr="00560C55">
        <w:rPr>
          <w:sz w:val="20"/>
          <w:szCs w:val="20"/>
        </w:rPr>
        <w:t xml:space="preserve"> and </w:t>
      </w:r>
      <w:r w:rsidRPr="00560C55">
        <w:rPr>
          <w:b/>
          <w:sz w:val="20"/>
          <w:szCs w:val="20"/>
        </w:rPr>
        <w:t>otherwise</w:t>
      </w:r>
      <w:r w:rsidRPr="00560C55">
        <w:rPr>
          <w:sz w:val="20"/>
          <w:szCs w:val="20"/>
        </w:rPr>
        <w:t xml:space="preserve"> are illustrative and shall not limit the sense of the words preceding them.</w:t>
      </w:r>
    </w:p>
    <w:p w14:paraId="28C2C214" w14:textId="77777777" w:rsidR="002A4156" w:rsidRPr="00560C55" w:rsidRDefault="00211ADE" w:rsidP="00537808">
      <w:pPr>
        <w:pStyle w:val="Level2"/>
        <w:rPr>
          <w:sz w:val="20"/>
          <w:szCs w:val="20"/>
        </w:rPr>
      </w:pPr>
      <w:r w:rsidRPr="00560C55">
        <w:rPr>
          <w:sz w:val="20"/>
          <w:szCs w:val="20"/>
        </w:rPr>
        <w:t>A reference to a statute or statutory provision is a reference to it as amended, extended or re-enacted from time to time provided that, as between the parties, no such amendment, extension or re-enactment made after the date of this agreement shall apply for the purposes of this agreement to the extent that it would impose any new or extended obligation, liability or restriction on, or otherwise adversely affect the rights of, any party.</w:t>
      </w:r>
    </w:p>
    <w:p w14:paraId="529C391B" w14:textId="77777777" w:rsidR="002A4156" w:rsidRPr="00560C55" w:rsidRDefault="00211ADE" w:rsidP="00537808">
      <w:pPr>
        <w:pStyle w:val="Level2"/>
        <w:rPr>
          <w:sz w:val="20"/>
          <w:szCs w:val="20"/>
        </w:rPr>
      </w:pPr>
      <w:r w:rsidRPr="00560C55">
        <w:rPr>
          <w:sz w:val="20"/>
          <w:szCs w:val="20"/>
        </w:rPr>
        <w:t>A reference to a statute or statutory provision shall include all subordinate legislation made from time to time under that statute or statutory provision.</w:t>
      </w:r>
    </w:p>
    <w:p w14:paraId="4E47915B" w14:textId="77777777" w:rsidR="002A4156" w:rsidRPr="00560C55" w:rsidRDefault="00211ADE" w:rsidP="00537808">
      <w:pPr>
        <w:pStyle w:val="Level2"/>
        <w:rPr>
          <w:sz w:val="20"/>
          <w:szCs w:val="20"/>
        </w:rPr>
      </w:pPr>
      <w:r w:rsidRPr="00560C55">
        <w:rPr>
          <w:sz w:val="20"/>
          <w:szCs w:val="20"/>
        </w:rPr>
        <w:t>Any obligation on a party not to do something includes an obligation not to allow that thing to be done.</w:t>
      </w:r>
    </w:p>
    <w:p w14:paraId="2AA03404" w14:textId="77777777" w:rsidR="002A4156" w:rsidRPr="00560C55" w:rsidRDefault="00211ADE" w:rsidP="00537808">
      <w:pPr>
        <w:pStyle w:val="Level2"/>
        <w:rPr>
          <w:sz w:val="20"/>
          <w:szCs w:val="20"/>
        </w:rPr>
      </w:pPr>
      <w:r w:rsidRPr="00560C55">
        <w:rPr>
          <w:sz w:val="20"/>
          <w:szCs w:val="20"/>
        </w:rPr>
        <w:t>Unless otherwise provided in this agreement all, covenants, undertakings, warranties and other obligations given or entered into by more than one party in this agreement are given or entered into severally.</w:t>
      </w:r>
    </w:p>
    <w:p w14:paraId="5EF83CC4" w14:textId="77777777" w:rsidR="002A4156" w:rsidRPr="00560C55" w:rsidRDefault="00211ADE" w:rsidP="00537808">
      <w:pPr>
        <w:pStyle w:val="Level2"/>
        <w:rPr>
          <w:sz w:val="20"/>
          <w:szCs w:val="20"/>
        </w:rPr>
      </w:pPr>
      <w:r w:rsidRPr="00560C55">
        <w:rPr>
          <w:sz w:val="20"/>
          <w:szCs w:val="20"/>
        </w:rPr>
        <w:t>Unless the context otherwise requires, words and expressions defined in the Articles shall have the same meaning when used in this agreement.</w:t>
      </w:r>
    </w:p>
    <w:p w14:paraId="744017B2" w14:textId="77777777" w:rsidR="00DE45DC" w:rsidRPr="00560C55" w:rsidRDefault="00211ADE" w:rsidP="00537808">
      <w:pPr>
        <w:pStyle w:val="Level1"/>
        <w:rPr>
          <w:sz w:val="20"/>
          <w:szCs w:val="20"/>
        </w:rPr>
      </w:pPr>
      <w:bookmarkStart w:id="13" w:name="_Toc158035989"/>
      <w:bookmarkStart w:id="14" w:name="a334432"/>
      <w:bookmarkStart w:id="15" w:name="_Toc445973988"/>
      <w:r w:rsidRPr="00560C55">
        <w:rPr>
          <w:sz w:val="20"/>
          <w:szCs w:val="20"/>
        </w:rPr>
        <w:t>Subscription</w:t>
      </w:r>
      <w:bookmarkEnd w:id="13"/>
    </w:p>
    <w:p w14:paraId="59DA0877" w14:textId="77777777" w:rsidR="00DE45DC" w:rsidRPr="00560C55" w:rsidRDefault="00211ADE" w:rsidP="00DE45DC">
      <w:pPr>
        <w:pStyle w:val="Level2"/>
        <w:rPr>
          <w:sz w:val="20"/>
          <w:szCs w:val="20"/>
        </w:rPr>
      </w:pPr>
      <w:bookmarkStart w:id="16" w:name="a500748"/>
      <w:bookmarkStart w:id="17" w:name="_Ref48648096"/>
      <w:r w:rsidRPr="00560C55">
        <w:rPr>
          <w:sz w:val="20"/>
          <w:szCs w:val="20"/>
        </w:rPr>
        <w:t xml:space="preserve">Subject to clause </w:t>
      </w:r>
      <w:r w:rsidRPr="00416929">
        <w:rPr>
          <w:sz w:val="20"/>
          <w:szCs w:val="20"/>
        </w:rPr>
        <w:fldChar w:fldCharType="begin"/>
      </w:r>
      <w:r w:rsidRPr="00416929">
        <w:rPr>
          <w:sz w:val="20"/>
          <w:szCs w:val="20"/>
        </w:rPr>
        <w:instrText xml:space="preserve">REF a308748 \h \w \n \* MERGEFORMAT </w:instrText>
      </w:r>
      <w:r w:rsidRPr="00416929">
        <w:rPr>
          <w:sz w:val="20"/>
          <w:szCs w:val="20"/>
        </w:rPr>
      </w:r>
      <w:r w:rsidRPr="00416929">
        <w:rPr>
          <w:sz w:val="20"/>
          <w:szCs w:val="20"/>
        </w:rPr>
        <w:fldChar w:fldCharType="separate"/>
      </w:r>
      <w:r w:rsidR="00416929" w:rsidRPr="00416929">
        <w:rPr>
          <w:sz w:val="20"/>
          <w:szCs w:val="20"/>
        </w:rPr>
        <w:t>3</w:t>
      </w:r>
      <w:r w:rsidRPr="00416929">
        <w:rPr>
          <w:sz w:val="20"/>
          <w:szCs w:val="20"/>
        </w:rPr>
        <w:fldChar w:fldCharType="end"/>
      </w:r>
      <w:r w:rsidRPr="00560C55">
        <w:rPr>
          <w:sz w:val="20"/>
          <w:szCs w:val="20"/>
        </w:rPr>
        <w:t>, the Investor</w:t>
      </w:r>
      <w:r w:rsidR="00052692">
        <w:rPr>
          <w:sz w:val="20"/>
          <w:szCs w:val="20"/>
        </w:rPr>
        <w:t>s</w:t>
      </w:r>
      <w:r w:rsidRPr="00560C55">
        <w:rPr>
          <w:sz w:val="20"/>
          <w:szCs w:val="20"/>
        </w:rPr>
        <w:t xml:space="preserve"> hereby appl</w:t>
      </w:r>
      <w:r w:rsidR="00052692">
        <w:rPr>
          <w:sz w:val="20"/>
          <w:szCs w:val="20"/>
        </w:rPr>
        <w:t>y</w:t>
      </w:r>
      <w:r w:rsidRPr="00560C55">
        <w:rPr>
          <w:sz w:val="20"/>
          <w:szCs w:val="20"/>
        </w:rPr>
        <w:t xml:space="preserve"> for the allotment and issue to</w:t>
      </w:r>
      <w:r w:rsidR="00052692">
        <w:rPr>
          <w:sz w:val="20"/>
          <w:szCs w:val="20"/>
        </w:rPr>
        <w:t xml:space="preserve"> them of the Subscription Shares at the Subscription Price (in the proportions set out between the Investors in Part 2 of Schedule 1)</w:t>
      </w:r>
      <w:r w:rsidRPr="00560C55">
        <w:rPr>
          <w:sz w:val="20"/>
          <w:szCs w:val="20"/>
        </w:rPr>
        <w:t xml:space="preserve">, payment for which shall be made in accordance with clause </w:t>
      </w:r>
      <w:r w:rsidRPr="00416929">
        <w:rPr>
          <w:sz w:val="20"/>
          <w:szCs w:val="20"/>
        </w:rPr>
        <w:fldChar w:fldCharType="begin"/>
      </w:r>
      <w:r w:rsidRPr="00416929">
        <w:rPr>
          <w:sz w:val="20"/>
          <w:szCs w:val="20"/>
        </w:rPr>
        <w:instrText xml:space="preserve">REF a900830 \h \w \n \r \* MERGEFORMAT </w:instrText>
      </w:r>
      <w:r w:rsidRPr="00416929">
        <w:rPr>
          <w:sz w:val="20"/>
          <w:szCs w:val="20"/>
        </w:rPr>
      </w:r>
      <w:r w:rsidRPr="00416929">
        <w:rPr>
          <w:sz w:val="20"/>
          <w:szCs w:val="20"/>
        </w:rPr>
        <w:fldChar w:fldCharType="separate"/>
      </w:r>
      <w:r w:rsidR="00416929" w:rsidRPr="00416929">
        <w:rPr>
          <w:sz w:val="20"/>
          <w:szCs w:val="20"/>
        </w:rPr>
        <w:t>3.2.1</w:t>
      </w:r>
      <w:r w:rsidRPr="00416929">
        <w:rPr>
          <w:sz w:val="20"/>
          <w:szCs w:val="20"/>
        </w:rPr>
        <w:fldChar w:fldCharType="end"/>
      </w:r>
      <w:bookmarkEnd w:id="16"/>
      <w:r w:rsidRPr="00560C55">
        <w:rPr>
          <w:sz w:val="20"/>
          <w:szCs w:val="20"/>
        </w:rPr>
        <w:t>.</w:t>
      </w:r>
      <w:bookmarkEnd w:id="17"/>
    </w:p>
    <w:p w14:paraId="1C83A05D" w14:textId="77777777" w:rsidR="00DE45DC" w:rsidRPr="00560C55" w:rsidRDefault="00211ADE" w:rsidP="00DE45DC">
      <w:pPr>
        <w:pStyle w:val="Level2"/>
        <w:rPr>
          <w:sz w:val="20"/>
          <w:szCs w:val="20"/>
        </w:rPr>
      </w:pPr>
      <w:bookmarkStart w:id="18" w:name="a66859"/>
      <w:r w:rsidRPr="00560C55">
        <w:rPr>
          <w:sz w:val="20"/>
          <w:szCs w:val="20"/>
        </w:rPr>
        <w:t>Completion of the subscription shall take place on the Completion Date.</w:t>
      </w:r>
      <w:bookmarkEnd w:id="18"/>
    </w:p>
    <w:p w14:paraId="00ABCF2E" w14:textId="77777777" w:rsidR="00DE45DC" w:rsidRPr="00560C55" w:rsidRDefault="00211ADE" w:rsidP="00DE45DC">
      <w:pPr>
        <w:pStyle w:val="Level2"/>
        <w:rPr>
          <w:sz w:val="20"/>
          <w:szCs w:val="20"/>
        </w:rPr>
      </w:pPr>
      <w:bookmarkStart w:id="19" w:name="a857685"/>
      <w:r w:rsidRPr="00560C55">
        <w:rPr>
          <w:sz w:val="20"/>
          <w:szCs w:val="20"/>
        </w:rPr>
        <w:t>Each party to the agreement warrants to each of the other parties that:</w:t>
      </w:r>
      <w:bookmarkEnd w:id="19"/>
    </w:p>
    <w:p w14:paraId="5A37BE73" w14:textId="77777777" w:rsidR="00DE45DC" w:rsidRPr="00560C55" w:rsidRDefault="00211ADE" w:rsidP="00DE45DC">
      <w:pPr>
        <w:pStyle w:val="Level3"/>
        <w:rPr>
          <w:sz w:val="20"/>
          <w:szCs w:val="20"/>
        </w:rPr>
      </w:pPr>
      <w:bookmarkStart w:id="20" w:name="a252895"/>
      <w:r w:rsidRPr="00560C55">
        <w:rPr>
          <w:sz w:val="20"/>
          <w:szCs w:val="20"/>
        </w:rPr>
        <w:t>it has the power and authority to enter into and perform its obligations under this agreement;</w:t>
      </w:r>
      <w:bookmarkEnd w:id="20"/>
    </w:p>
    <w:p w14:paraId="27921819" w14:textId="77777777" w:rsidR="00DE45DC" w:rsidRPr="00560C55" w:rsidRDefault="00211ADE" w:rsidP="00DE45DC">
      <w:pPr>
        <w:pStyle w:val="Level3"/>
        <w:rPr>
          <w:sz w:val="20"/>
          <w:szCs w:val="20"/>
        </w:rPr>
      </w:pPr>
      <w:bookmarkStart w:id="21" w:name="a67267"/>
      <w:r w:rsidRPr="00560C55">
        <w:rPr>
          <w:sz w:val="20"/>
          <w:szCs w:val="20"/>
        </w:rPr>
        <w:t>when executed, its obligations under this agreement will be binding on it; and</w:t>
      </w:r>
      <w:bookmarkEnd w:id="21"/>
    </w:p>
    <w:p w14:paraId="2AB33F9D" w14:textId="77777777" w:rsidR="00DE45DC" w:rsidRPr="00560C55" w:rsidRDefault="00211ADE" w:rsidP="00DE45DC">
      <w:pPr>
        <w:pStyle w:val="Level3"/>
        <w:rPr>
          <w:sz w:val="20"/>
          <w:szCs w:val="20"/>
        </w:rPr>
      </w:pPr>
      <w:bookmarkStart w:id="22" w:name="a889729"/>
      <w:r w:rsidRPr="00560C55">
        <w:rPr>
          <w:sz w:val="20"/>
          <w:szCs w:val="20"/>
        </w:rPr>
        <w:t>execution and delivery of, and performance by it of its obligations under this agreement will not result in any breach of applicable law.</w:t>
      </w:r>
      <w:bookmarkEnd w:id="22"/>
    </w:p>
    <w:p w14:paraId="399C3D48" w14:textId="77777777" w:rsidR="00DE45DC" w:rsidRPr="00560C55" w:rsidRDefault="00211ADE" w:rsidP="00DE45DC">
      <w:pPr>
        <w:pStyle w:val="Level2"/>
        <w:rPr>
          <w:sz w:val="20"/>
          <w:szCs w:val="20"/>
        </w:rPr>
      </w:pPr>
      <w:bookmarkStart w:id="23" w:name="a156763"/>
      <w:r>
        <w:rPr>
          <w:sz w:val="20"/>
          <w:szCs w:val="20"/>
        </w:rPr>
        <w:t>The</w:t>
      </w:r>
      <w:r w:rsidRPr="00560C55">
        <w:rPr>
          <w:sz w:val="20"/>
          <w:szCs w:val="20"/>
        </w:rPr>
        <w:t xml:space="preserve"> Existing Shareholder hereby waives any pre-emption rights that he or his nominees may have under the Articles or otherwise, so as to enable the issue of the Subscription Shares to the Investor</w:t>
      </w:r>
      <w:r w:rsidR="00B111AA">
        <w:rPr>
          <w:sz w:val="20"/>
          <w:szCs w:val="20"/>
        </w:rPr>
        <w:t>s</w:t>
      </w:r>
      <w:r w:rsidRPr="00560C55">
        <w:rPr>
          <w:sz w:val="20"/>
          <w:szCs w:val="20"/>
        </w:rPr>
        <w:t xml:space="preserve"> to proceed.</w:t>
      </w:r>
      <w:bookmarkEnd w:id="23"/>
    </w:p>
    <w:p w14:paraId="39E7C56E" w14:textId="6E458B9D" w:rsidR="00DE45DC" w:rsidRPr="00560C55" w:rsidRDefault="00211ADE" w:rsidP="00DE45DC">
      <w:pPr>
        <w:pStyle w:val="Level1"/>
        <w:rPr>
          <w:sz w:val="20"/>
          <w:szCs w:val="20"/>
        </w:rPr>
      </w:pPr>
      <w:bookmarkStart w:id="24" w:name="a308748"/>
      <w:bookmarkStart w:id="25" w:name="_Toc256000002"/>
      <w:bookmarkStart w:id="26" w:name="_Toc53675944"/>
      <w:bookmarkStart w:id="27" w:name="_Toc57197326"/>
      <w:bookmarkStart w:id="28" w:name="_Toc59013825"/>
      <w:bookmarkStart w:id="29" w:name="_Toc256000006"/>
      <w:bookmarkStart w:id="30" w:name="_Toc59090957"/>
      <w:bookmarkStart w:id="31" w:name="_Toc158035990"/>
      <w:r w:rsidRPr="00560C55">
        <w:rPr>
          <w:sz w:val="20"/>
          <w:szCs w:val="20"/>
        </w:rPr>
        <w:lastRenderedPageBreak/>
        <w:t>Completion</w:t>
      </w:r>
      <w:bookmarkEnd w:id="24"/>
      <w:bookmarkEnd w:id="25"/>
      <w:bookmarkEnd w:id="26"/>
      <w:bookmarkEnd w:id="27"/>
      <w:bookmarkEnd w:id="28"/>
      <w:bookmarkEnd w:id="29"/>
      <w:bookmarkEnd w:id="30"/>
      <w:bookmarkEnd w:id="31"/>
      <w:r w:rsidR="00C02C06">
        <w:rPr>
          <w:sz w:val="20"/>
          <w:szCs w:val="20"/>
        </w:rPr>
        <w:t xml:space="preserve"> and Post Completion</w:t>
      </w:r>
    </w:p>
    <w:p w14:paraId="0B8DD160" w14:textId="77777777" w:rsidR="00DE45DC" w:rsidRPr="00560C55" w:rsidRDefault="00211ADE" w:rsidP="00DE45DC">
      <w:pPr>
        <w:pStyle w:val="Level2"/>
        <w:rPr>
          <w:sz w:val="20"/>
          <w:szCs w:val="20"/>
        </w:rPr>
      </w:pPr>
      <w:bookmarkStart w:id="32" w:name="a225889"/>
      <w:r w:rsidRPr="00560C55">
        <w:rPr>
          <w:sz w:val="20"/>
          <w:szCs w:val="20"/>
        </w:rPr>
        <w:t>Completion of the subscription by the Investor</w:t>
      </w:r>
      <w:r w:rsidR="00052692">
        <w:rPr>
          <w:sz w:val="20"/>
          <w:szCs w:val="20"/>
        </w:rPr>
        <w:t>s</w:t>
      </w:r>
      <w:r w:rsidRPr="00560C55">
        <w:rPr>
          <w:sz w:val="20"/>
          <w:szCs w:val="20"/>
        </w:rPr>
        <w:t xml:space="preserve"> for the Subscription Shares shall take place at such place as the Company and the Investor</w:t>
      </w:r>
      <w:r w:rsidR="00052692">
        <w:rPr>
          <w:sz w:val="20"/>
          <w:szCs w:val="20"/>
        </w:rPr>
        <w:t>s</w:t>
      </w:r>
      <w:r w:rsidRPr="00560C55">
        <w:rPr>
          <w:sz w:val="20"/>
          <w:szCs w:val="20"/>
        </w:rPr>
        <w:t xml:space="preserve"> shall agree, when the events set out in clause </w:t>
      </w:r>
      <w:r w:rsidRPr="00416929">
        <w:rPr>
          <w:sz w:val="20"/>
          <w:szCs w:val="20"/>
        </w:rPr>
        <w:fldChar w:fldCharType="begin"/>
      </w:r>
      <w:r w:rsidRPr="00416929">
        <w:rPr>
          <w:sz w:val="20"/>
          <w:szCs w:val="20"/>
        </w:rPr>
        <w:instrText xml:space="preserve">REF a382998 \h \w \n \* MERGEFORMAT </w:instrText>
      </w:r>
      <w:r w:rsidRPr="00416929">
        <w:rPr>
          <w:sz w:val="20"/>
          <w:szCs w:val="20"/>
        </w:rPr>
      </w:r>
      <w:r w:rsidRPr="00416929">
        <w:rPr>
          <w:sz w:val="20"/>
          <w:szCs w:val="20"/>
        </w:rPr>
        <w:fldChar w:fldCharType="separate"/>
      </w:r>
      <w:r w:rsidR="00416929" w:rsidRPr="00416929">
        <w:rPr>
          <w:sz w:val="20"/>
          <w:szCs w:val="20"/>
        </w:rPr>
        <w:t>3.2</w:t>
      </w:r>
      <w:r w:rsidRPr="00416929">
        <w:rPr>
          <w:sz w:val="20"/>
          <w:szCs w:val="20"/>
        </w:rPr>
        <w:fldChar w:fldCharType="end"/>
      </w:r>
      <w:r w:rsidRPr="00560C55">
        <w:rPr>
          <w:sz w:val="20"/>
          <w:szCs w:val="20"/>
        </w:rPr>
        <w:t xml:space="preserve"> below shall take place in such order as the Investor</w:t>
      </w:r>
      <w:r w:rsidR="00052692">
        <w:rPr>
          <w:sz w:val="20"/>
          <w:szCs w:val="20"/>
        </w:rPr>
        <w:t>s</w:t>
      </w:r>
      <w:r w:rsidRPr="00560C55">
        <w:rPr>
          <w:sz w:val="20"/>
          <w:szCs w:val="20"/>
        </w:rPr>
        <w:t xml:space="preserve"> may require.</w:t>
      </w:r>
      <w:bookmarkEnd w:id="32"/>
    </w:p>
    <w:p w14:paraId="5AA5FD21" w14:textId="77777777" w:rsidR="00DE45DC" w:rsidRPr="00560C55" w:rsidRDefault="00211ADE" w:rsidP="00DE45DC">
      <w:pPr>
        <w:pStyle w:val="Level2"/>
        <w:rPr>
          <w:sz w:val="20"/>
          <w:szCs w:val="20"/>
        </w:rPr>
      </w:pPr>
      <w:bookmarkStart w:id="33" w:name="a382998"/>
      <w:r w:rsidRPr="00560C55">
        <w:rPr>
          <w:sz w:val="20"/>
          <w:szCs w:val="20"/>
        </w:rPr>
        <w:t>The following events shall occur on the Completion Date:</w:t>
      </w:r>
      <w:bookmarkEnd w:id="33"/>
    </w:p>
    <w:p w14:paraId="2CECD01A" w14:textId="77777777" w:rsidR="00DE45DC" w:rsidRPr="00560C55" w:rsidRDefault="00211ADE" w:rsidP="00DE45DC">
      <w:pPr>
        <w:pStyle w:val="Level3"/>
        <w:rPr>
          <w:sz w:val="20"/>
          <w:szCs w:val="20"/>
        </w:rPr>
      </w:pPr>
      <w:bookmarkStart w:id="34" w:name="a900830"/>
      <w:r>
        <w:rPr>
          <w:sz w:val="20"/>
          <w:szCs w:val="20"/>
        </w:rPr>
        <w:t>each</w:t>
      </w:r>
      <w:r w:rsidRPr="00560C55">
        <w:rPr>
          <w:sz w:val="20"/>
          <w:szCs w:val="20"/>
        </w:rPr>
        <w:t xml:space="preserve"> Investor shall pay the Company the Subscription Amount by electronic transfer to the Company's bank account </w:t>
      </w:r>
      <w:r w:rsidR="002D44FD">
        <w:rPr>
          <w:sz w:val="20"/>
          <w:szCs w:val="20"/>
        </w:rPr>
        <w:t>(such account details to be provided to each Investor by the Company)</w:t>
      </w:r>
      <w:r w:rsidRPr="00560C55">
        <w:rPr>
          <w:sz w:val="20"/>
          <w:szCs w:val="20"/>
        </w:rPr>
        <w:t xml:space="preserve">. Payment made in accordance with this clause </w:t>
      </w:r>
      <w:r w:rsidRPr="00416929">
        <w:rPr>
          <w:sz w:val="20"/>
          <w:szCs w:val="20"/>
        </w:rPr>
        <w:fldChar w:fldCharType="begin"/>
      </w:r>
      <w:r w:rsidRPr="00416929">
        <w:rPr>
          <w:sz w:val="20"/>
          <w:szCs w:val="20"/>
        </w:rPr>
        <w:instrText xml:space="preserve">REF a900830 \h \w \n \r \* MERGEFORMAT </w:instrText>
      </w:r>
      <w:r w:rsidRPr="00416929">
        <w:rPr>
          <w:sz w:val="20"/>
          <w:szCs w:val="20"/>
        </w:rPr>
      </w:r>
      <w:r w:rsidRPr="00416929">
        <w:rPr>
          <w:sz w:val="20"/>
          <w:szCs w:val="20"/>
        </w:rPr>
        <w:fldChar w:fldCharType="separate"/>
      </w:r>
      <w:r w:rsidR="00416929" w:rsidRPr="00416929">
        <w:rPr>
          <w:sz w:val="20"/>
          <w:szCs w:val="20"/>
        </w:rPr>
        <w:t>3.2.1</w:t>
      </w:r>
      <w:r w:rsidRPr="00416929">
        <w:rPr>
          <w:sz w:val="20"/>
          <w:szCs w:val="20"/>
        </w:rPr>
        <w:fldChar w:fldCharType="end"/>
      </w:r>
      <w:r w:rsidRPr="00560C55">
        <w:rPr>
          <w:sz w:val="20"/>
          <w:szCs w:val="20"/>
        </w:rPr>
        <w:t xml:space="preserve"> shall constitute a good discharge for the Investor</w:t>
      </w:r>
      <w:r>
        <w:rPr>
          <w:sz w:val="20"/>
          <w:szCs w:val="20"/>
        </w:rPr>
        <w:t>s</w:t>
      </w:r>
      <w:r w:rsidRPr="00560C55">
        <w:rPr>
          <w:sz w:val="20"/>
          <w:szCs w:val="20"/>
        </w:rPr>
        <w:t xml:space="preserve"> of </w:t>
      </w:r>
      <w:r>
        <w:rPr>
          <w:sz w:val="20"/>
          <w:szCs w:val="20"/>
        </w:rPr>
        <w:t>their respective</w:t>
      </w:r>
      <w:r w:rsidRPr="00560C55">
        <w:rPr>
          <w:sz w:val="20"/>
          <w:szCs w:val="20"/>
        </w:rPr>
        <w:t xml:space="preserve"> obligations under this clause </w:t>
      </w:r>
      <w:r w:rsidRPr="00416929">
        <w:rPr>
          <w:sz w:val="20"/>
          <w:szCs w:val="20"/>
        </w:rPr>
        <w:fldChar w:fldCharType="begin"/>
      </w:r>
      <w:r w:rsidRPr="00416929">
        <w:rPr>
          <w:sz w:val="20"/>
          <w:szCs w:val="20"/>
        </w:rPr>
        <w:instrText xml:space="preserve">REF a308748 \h \w \n \* MERGEFORMAT </w:instrText>
      </w:r>
      <w:r w:rsidRPr="00416929">
        <w:rPr>
          <w:sz w:val="20"/>
          <w:szCs w:val="20"/>
        </w:rPr>
      </w:r>
      <w:r w:rsidRPr="00416929">
        <w:rPr>
          <w:sz w:val="20"/>
          <w:szCs w:val="20"/>
        </w:rPr>
        <w:fldChar w:fldCharType="separate"/>
      </w:r>
      <w:r w:rsidR="00416929" w:rsidRPr="00416929">
        <w:rPr>
          <w:sz w:val="20"/>
          <w:szCs w:val="20"/>
        </w:rPr>
        <w:t>3</w:t>
      </w:r>
      <w:r w:rsidRPr="00416929">
        <w:rPr>
          <w:sz w:val="20"/>
          <w:szCs w:val="20"/>
        </w:rPr>
        <w:fldChar w:fldCharType="end"/>
      </w:r>
      <w:r w:rsidRPr="00560C55">
        <w:rPr>
          <w:sz w:val="20"/>
          <w:szCs w:val="20"/>
        </w:rPr>
        <w:t>;</w:t>
      </w:r>
      <w:bookmarkEnd w:id="34"/>
    </w:p>
    <w:p w14:paraId="13F84B9E" w14:textId="77777777" w:rsidR="00DE45DC" w:rsidRPr="00560C55" w:rsidRDefault="00211ADE" w:rsidP="00DE45DC">
      <w:pPr>
        <w:pStyle w:val="Level3"/>
        <w:rPr>
          <w:sz w:val="20"/>
          <w:szCs w:val="20"/>
        </w:rPr>
      </w:pPr>
      <w:bookmarkStart w:id="35" w:name="a733482"/>
      <w:r w:rsidRPr="00560C55">
        <w:rPr>
          <w:sz w:val="20"/>
          <w:szCs w:val="20"/>
        </w:rPr>
        <w:t>a meeting of the Board shall be held at which the Company shall:</w:t>
      </w:r>
      <w:bookmarkEnd w:id="35"/>
    </w:p>
    <w:p w14:paraId="37799B87" w14:textId="77777777" w:rsidR="00DE45DC" w:rsidRPr="00560C55" w:rsidRDefault="00211ADE" w:rsidP="00DE45DC">
      <w:pPr>
        <w:pStyle w:val="Level4"/>
        <w:rPr>
          <w:sz w:val="20"/>
          <w:szCs w:val="20"/>
        </w:rPr>
      </w:pPr>
      <w:bookmarkStart w:id="36" w:name="a171381"/>
      <w:r w:rsidRPr="00560C55">
        <w:rPr>
          <w:sz w:val="20"/>
          <w:szCs w:val="20"/>
        </w:rPr>
        <w:t>adopt new Articles, in agreed form;</w:t>
      </w:r>
      <w:bookmarkEnd w:id="36"/>
    </w:p>
    <w:p w14:paraId="4F506D8C" w14:textId="77777777" w:rsidR="00DE45DC" w:rsidRPr="00262D05" w:rsidRDefault="00211ADE" w:rsidP="00DE45DC">
      <w:pPr>
        <w:pStyle w:val="Level4"/>
        <w:rPr>
          <w:sz w:val="20"/>
          <w:szCs w:val="20"/>
        </w:rPr>
      </w:pPr>
      <w:bookmarkStart w:id="37" w:name="a637853"/>
      <w:r w:rsidRPr="00560C55">
        <w:rPr>
          <w:sz w:val="20"/>
          <w:szCs w:val="20"/>
        </w:rPr>
        <w:t xml:space="preserve">subject to receipt of the payment referred to in clause </w:t>
      </w:r>
      <w:r w:rsidRPr="00416929">
        <w:rPr>
          <w:sz w:val="20"/>
          <w:szCs w:val="20"/>
        </w:rPr>
        <w:fldChar w:fldCharType="begin"/>
      </w:r>
      <w:r w:rsidRPr="00416929">
        <w:rPr>
          <w:sz w:val="20"/>
          <w:szCs w:val="20"/>
        </w:rPr>
        <w:instrText xml:space="preserve">REF a900830 \h \w \n \r \* MERGEFORMAT </w:instrText>
      </w:r>
      <w:r w:rsidRPr="00416929">
        <w:rPr>
          <w:sz w:val="20"/>
          <w:szCs w:val="20"/>
        </w:rPr>
      </w:r>
      <w:r w:rsidRPr="00416929">
        <w:rPr>
          <w:sz w:val="20"/>
          <w:szCs w:val="20"/>
        </w:rPr>
        <w:fldChar w:fldCharType="separate"/>
      </w:r>
      <w:r w:rsidR="00416929" w:rsidRPr="00416929">
        <w:rPr>
          <w:sz w:val="20"/>
          <w:szCs w:val="20"/>
        </w:rPr>
        <w:t>3.2.1</w:t>
      </w:r>
      <w:r w:rsidRPr="00416929">
        <w:rPr>
          <w:sz w:val="20"/>
          <w:szCs w:val="20"/>
        </w:rPr>
        <w:fldChar w:fldCharType="end"/>
      </w:r>
      <w:r w:rsidRPr="00560C55">
        <w:rPr>
          <w:sz w:val="20"/>
          <w:szCs w:val="20"/>
        </w:rPr>
        <w:t>, issue and allot the Subscription Shares credited as fully paid to the Investor</w:t>
      </w:r>
      <w:r w:rsidR="00052692">
        <w:rPr>
          <w:sz w:val="20"/>
          <w:szCs w:val="20"/>
        </w:rPr>
        <w:t>s</w:t>
      </w:r>
      <w:r w:rsidRPr="00560C55">
        <w:rPr>
          <w:sz w:val="20"/>
          <w:szCs w:val="20"/>
        </w:rPr>
        <w:t xml:space="preserve"> and enter </w:t>
      </w:r>
      <w:r w:rsidR="00052692" w:rsidRPr="00262D05">
        <w:rPr>
          <w:sz w:val="20"/>
          <w:szCs w:val="20"/>
        </w:rPr>
        <w:t>their</w:t>
      </w:r>
      <w:r w:rsidRPr="00262D05">
        <w:rPr>
          <w:sz w:val="20"/>
          <w:szCs w:val="20"/>
        </w:rPr>
        <w:t xml:space="preserve"> name</w:t>
      </w:r>
      <w:r w:rsidR="00052692" w:rsidRPr="00262D05">
        <w:rPr>
          <w:sz w:val="20"/>
          <w:szCs w:val="20"/>
        </w:rPr>
        <w:t>s</w:t>
      </w:r>
      <w:r w:rsidRPr="00262D05">
        <w:rPr>
          <w:sz w:val="20"/>
          <w:szCs w:val="20"/>
        </w:rPr>
        <w:t xml:space="preserve"> in the register of members in respect of </w:t>
      </w:r>
      <w:proofErr w:type="gramStart"/>
      <w:r w:rsidRPr="00262D05">
        <w:rPr>
          <w:sz w:val="20"/>
          <w:szCs w:val="20"/>
        </w:rPr>
        <w:t>them;</w:t>
      </w:r>
      <w:bookmarkEnd w:id="37"/>
      <w:proofErr w:type="gramEnd"/>
    </w:p>
    <w:p w14:paraId="5B877617" w14:textId="77777777" w:rsidR="00DE45DC" w:rsidRPr="00262D05" w:rsidRDefault="00211ADE" w:rsidP="00DE45DC">
      <w:pPr>
        <w:pStyle w:val="Level4"/>
        <w:rPr>
          <w:sz w:val="20"/>
          <w:szCs w:val="20"/>
        </w:rPr>
      </w:pPr>
      <w:bookmarkStart w:id="38" w:name="a360959"/>
      <w:r w:rsidRPr="00262D05">
        <w:rPr>
          <w:sz w:val="20"/>
          <w:szCs w:val="20"/>
        </w:rPr>
        <w:t xml:space="preserve">execute and deliver to </w:t>
      </w:r>
      <w:r w:rsidR="00262D05" w:rsidRPr="00262D05">
        <w:rPr>
          <w:sz w:val="20"/>
          <w:szCs w:val="20"/>
        </w:rPr>
        <w:t>each</w:t>
      </w:r>
      <w:r w:rsidRPr="00262D05">
        <w:rPr>
          <w:sz w:val="20"/>
          <w:szCs w:val="20"/>
        </w:rPr>
        <w:t xml:space="preserve"> Investor a share certificate for the</w:t>
      </w:r>
      <w:r w:rsidR="00262D05" w:rsidRPr="00262D05">
        <w:rPr>
          <w:sz w:val="20"/>
          <w:szCs w:val="20"/>
        </w:rPr>
        <w:t>ir</w:t>
      </w:r>
      <w:r w:rsidRPr="00262D05">
        <w:rPr>
          <w:sz w:val="20"/>
          <w:szCs w:val="20"/>
        </w:rPr>
        <w:t xml:space="preserve"> Subscription Shares;</w:t>
      </w:r>
      <w:bookmarkEnd w:id="38"/>
      <w:r w:rsidR="004310FF">
        <w:rPr>
          <w:sz w:val="20"/>
          <w:szCs w:val="20"/>
        </w:rPr>
        <w:t xml:space="preserve"> and</w:t>
      </w:r>
    </w:p>
    <w:p w14:paraId="76CA2F36" w14:textId="77777777" w:rsidR="00DE45DC" w:rsidRPr="00560C55" w:rsidRDefault="00211ADE" w:rsidP="00DE45DC">
      <w:pPr>
        <w:pStyle w:val="Level4"/>
        <w:rPr>
          <w:sz w:val="20"/>
          <w:szCs w:val="20"/>
        </w:rPr>
      </w:pPr>
      <w:bookmarkStart w:id="39" w:name="a759575"/>
      <w:r w:rsidRPr="00560C55">
        <w:rPr>
          <w:sz w:val="20"/>
          <w:szCs w:val="20"/>
        </w:rPr>
        <w:t>pass any other resolutions required to carry out the Company's obligations under this agreement;</w:t>
      </w:r>
      <w:bookmarkStart w:id="40" w:name="a934521"/>
      <w:bookmarkEnd w:id="39"/>
      <w:r w:rsidRPr="00560C55">
        <w:rPr>
          <w:sz w:val="20"/>
          <w:szCs w:val="20"/>
        </w:rPr>
        <w:t xml:space="preserve"> and </w:t>
      </w:r>
    </w:p>
    <w:p w14:paraId="4582292C" w14:textId="77777777" w:rsidR="00DE45DC" w:rsidRDefault="00211ADE" w:rsidP="00DE45DC">
      <w:pPr>
        <w:pStyle w:val="Level3"/>
        <w:rPr>
          <w:sz w:val="20"/>
          <w:szCs w:val="20"/>
        </w:rPr>
      </w:pPr>
      <w:r w:rsidRPr="00560C55">
        <w:rPr>
          <w:sz w:val="20"/>
          <w:szCs w:val="20"/>
        </w:rPr>
        <w:t>the Company's accountants</w:t>
      </w:r>
      <w:r w:rsidR="00262D05">
        <w:rPr>
          <w:sz w:val="20"/>
          <w:szCs w:val="20"/>
        </w:rPr>
        <w:t xml:space="preserve"> or solicitors</w:t>
      </w:r>
      <w:r w:rsidRPr="00560C55">
        <w:rPr>
          <w:sz w:val="20"/>
          <w:szCs w:val="20"/>
        </w:rPr>
        <w:t xml:space="preserve"> shall be instructed to file all appropriate resolutions and forms with the Registrar of Companies within the time limits prescribed for filing each of them</w:t>
      </w:r>
      <w:bookmarkEnd w:id="40"/>
      <w:r w:rsidRPr="00560C55">
        <w:rPr>
          <w:sz w:val="20"/>
          <w:szCs w:val="20"/>
        </w:rPr>
        <w:t>.</w:t>
      </w:r>
    </w:p>
    <w:p w14:paraId="43B67CD7" w14:textId="344E20E7" w:rsidR="00C02C06" w:rsidRPr="00560C55" w:rsidRDefault="00C02C06" w:rsidP="001F0837">
      <w:pPr>
        <w:pStyle w:val="Level3"/>
        <w:numPr>
          <w:ilvl w:val="0"/>
          <w:numId w:val="0"/>
        </w:numPr>
        <w:ind w:left="680" w:hanging="680"/>
        <w:rPr>
          <w:sz w:val="20"/>
          <w:szCs w:val="20"/>
        </w:rPr>
      </w:pPr>
      <w:r>
        <w:rPr>
          <w:sz w:val="20"/>
          <w:szCs w:val="20"/>
        </w:rPr>
        <w:t>3.3</w:t>
      </w:r>
      <w:r>
        <w:rPr>
          <w:sz w:val="20"/>
          <w:szCs w:val="20"/>
        </w:rPr>
        <w:tab/>
        <w:t>The Investors agree</w:t>
      </w:r>
      <w:r w:rsidR="004349F2">
        <w:rPr>
          <w:sz w:val="20"/>
          <w:szCs w:val="20"/>
        </w:rPr>
        <w:t xml:space="preserve"> and authorise the Board</w:t>
      </w:r>
      <w:r>
        <w:rPr>
          <w:sz w:val="20"/>
          <w:szCs w:val="20"/>
        </w:rPr>
        <w:t xml:space="preserve"> that</w:t>
      </w:r>
      <w:r w:rsidR="005707BF">
        <w:rPr>
          <w:sz w:val="20"/>
          <w:szCs w:val="20"/>
        </w:rPr>
        <w:t xml:space="preserve"> </w:t>
      </w:r>
      <w:r w:rsidR="001F0837">
        <w:rPr>
          <w:sz w:val="20"/>
          <w:szCs w:val="20"/>
        </w:rPr>
        <w:t xml:space="preserve">for the purposes of Article 13.4, </w:t>
      </w:r>
      <w:r w:rsidR="005707BF">
        <w:rPr>
          <w:sz w:val="20"/>
          <w:szCs w:val="20"/>
        </w:rPr>
        <w:t xml:space="preserve">on or as soon as possible after Completion, the Company shall be hereby authorised, subject to it entering into a written subscription agreement between the Employee(s) stated herein </w:t>
      </w:r>
      <w:r w:rsidR="001F0837">
        <w:rPr>
          <w:sz w:val="20"/>
          <w:szCs w:val="20"/>
        </w:rPr>
        <w:t xml:space="preserve">(including by them entering into a Deed of Adherence) </w:t>
      </w:r>
      <w:r w:rsidR="005707BF">
        <w:rPr>
          <w:sz w:val="20"/>
          <w:szCs w:val="20"/>
        </w:rPr>
        <w:t>and the Company</w:t>
      </w:r>
      <w:r w:rsidR="001F0837">
        <w:rPr>
          <w:sz w:val="20"/>
          <w:szCs w:val="20"/>
        </w:rPr>
        <w:t>, for those Employees to subscribe for B Shares from the date of subscription</w:t>
      </w:r>
      <w:r w:rsidR="005707BF">
        <w:rPr>
          <w:sz w:val="20"/>
          <w:szCs w:val="20"/>
        </w:rPr>
        <w:t xml:space="preserve"> (</w:t>
      </w:r>
      <w:r w:rsidR="001F0837">
        <w:rPr>
          <w:sz w:val="20"/>
          <w:szCs w:val="20"/>
        </w:rPr>
        <w:t xml:space="preserve">but </w:t>
      </w:r>
      <w:r w:rsidR="005707BF">
        <w:rPr>
          <w:sz w:val="20"/>
          <w:szCs w:val="20"/>
        </w:rPr>
        <w:t>which allows for reverse vesting of B Shares, which reverse vesting shall be operative over three years from the date they became an Employee</w:t>
      </w:r>
      <w:r w:rsidR="001F0837">
        <w:rPr>
          <w:sz w:val="20"/>
          <w:szCs w:val="20"/>
        </w:rPr>
        <w:t xml:space="preserve"> and which also allows for those B Shares to be converted into Deferred Shares as described herein</w:t>
      </w:r>
      <w:r w:rsidR="005707BF">
        <w:rPr>
          <w:sz w:val="20"/>
          <w:szCs w:val="20"/>
        </w:rPr>
        <w:t xml:space="preserve">) as to James Acton </w:t>
      </w:r>
      <w:r w:rsidR="004349F2">
        <w:rPr>
          <w:sz w:val="20"/>
          <w:szCs w:val="20"/>
        </w:rPr>
        <w:t>11</w:t>
      </w:r>
      <w:r w:rsidR="005707BF">
        <w:rPr>
          <w:sz w:val="20"/>
          <w:szCs w:val="20"/>
        </w:rPr>
        <w:t xml:space="preserve"> B Shares with a subscription price </w:t>
      </w:r>
      <w:r w:rsidR="001F0837">
        <w:rPr>
          <w:sz w:val="20"/>
          <w:szCs w:val="20"/>
        </w:rPr>
        <w:t xml:space="preserve">per B Share of £1.00, and as to Stephen Gale </w:t>
      </w:r>
      <w:r w:rsidR="004349F2">
        <w:rPr>
          <w:sz w:val="20"/>
          <w:szCs w:val="20"/>
        </w:rPr>
        <w:t>7</w:t>
      </w:r>
      <w:r w:rsidR="001F0837">
        <w:rPr>
          <w:sz w:val="20"/>
          <w:szCs w:val="20"/>
        </w:rPr>
        <w:t xml:space="preserve"> B Shares with a subscription price per B Share of £1.00.</w:t>
      </w:r>
      <w:r w:rsidR="005707BF">
        <w:rPr>
          <w:sz w:val="20"/>
          <w:szCs w:val="20"/>
        </w:rPr>
        <w:t xml:space="preserve">  </w:t>
      </w:r>
    </w:p>
    <w:p w14:paraId="2D724EE2" w14:textId="77777777" w:rsidR="00DE45DC" w:rsidRPr="00560C55" w:rsidRDefault="00211ADE" w:rsidP="00DE45DC">
      <w:pPr>
        <w:pStyle w:val="Level1"/>
        <w:rPr>
          <w:sz w:val="20"/>
          <w:szCs w:val="20"/>
        </w:rPr>
      </w:pPr>
      <w:bookmarkStart w:id="41" w:name="_Toc38648571"/>
      <w:bookmarkStart w:id="42" w:name="_Ref44581335"/>
      <w:bookmarkStart w:id="43" w:name="_Toc53675945"/>
      <w:bookmarkStart w:id="44" w:name="_Toc57197327"/>
      <w:bookmarkStart w:id="45" w:name="_Toc59013826"/>
      <w:bookmarkStart w:id="46" w:name="_Toc256000007"/>
      <w:bookmarkStart w:id="47" w:name="_Toc59090958"/>
      <w:bookmarkStart w:id="48" w:name="_Toc158035991"/>
      <w:r w:rsidRPr="00560C55">
        <w:rPr>
          <w:sz w:val="20"/>
          <w:szCs w:val="20"/>
        </w:rPr>
        <w:t>Application of investment funds</w:t>
      </w:r>
      <w:bookmarkEnd w:id="41"/>
      <w:bookmarkEnd w:id="42"/>
      <w:bookmarkEnd w:id="43"/>
      <w:bookmarkEnd w:id="44"/>
      <w:bookmarkEnd w:id="45"/>
      <w:bookmarkEnd w:id="46"/>
      <w:bookmarkEnd w:id="47"/>
      <w:bookmarkEnd w:id="48"/>
    </w:p>
    <w:p w14:paraId="1548FC09" w14:textId="77777777" w:rsidR="00DE45DC" w:rsidRPr="00560C55" w:rsidRDefault="00211ADE" w:rsidP="00DE45DC">
      <w:pPr>
        <w:pStyle w:val="Level2"/>
        <w:rPr>
          <w:sz w:val="20"/>
          <w:szCs w:val="20"/>
        </w:rPr>
      </w:pPr>
      <w:r w:rsidRPr="00560C55">
        <w:rPr>
          <w:sz w:val="20"/>
          <w:szCs w:val="20"/>
        </w:rPr>
        <w:t>Any investment monies applied by the Investor</w:t>
      </w:r>
      <w:r w:rsidR="00262D05">
        <w:rPr>
          <w:sz w:val="20"/>
          <w:szCs w:val="20"/>
        </w:rPr>
        <w:t>s</w:t>
      </w:r>
      <w:r w:rsidRPr="00560C55">
        <w:rPr>
          <w:sz w:val="20"/>
          <w:szCs w:val="20"/>
        </w:rPr>
        <w:t xml:space="preserve"> pursuant to SEIS or EIS will be used by the Company solely for the purposes of:</w:t>
      </w:r>
    </w:p>
    <w:p w14:paraId="2BF9A722" w14:textId="77777777" w:rsidR="00DE45DC" w:rsidRPr="00560C55" w:rsidRDefault="00211ADE" w:rsidP="00DE45DC">
      <w:pPr>
        <w:pStyle w:val="Level3"/>
        <w:rPr>
          <w:sz w:val="20"/>
          <w:szCs w:val="20"/>
        </w:rPr>
      </w:pPr>
      <w:r w:rsidRPr="00560C55">
        <w:rPr>
          <w:sz w:val="20"/>
          <w:szCs w:val="20"/>
        </w:rPr>
        <w:t xml:space="preserve">enabling the Company to pay employment, premises, marketing, insurance and legal costs; and </w:t>
      </w:r>
    </w:p>
    <w:p w14:paraId="238D903B" w14:textId="77777777" w:rsidR="00DE45DC" w:rsidRPr="00560C55" w:rsidRDefault="00211ADE" w:rsidP="00DE45DC">
      <w:pPr>
        <w:pStyle w:val="Level3"/>
        <w:rPr>
          <w:sz w:val="20"/>
          <w:szCs w:val="20"/>
        </w:rPr>
      </w:pPr>
      <w:r w:rsidRPr="00560C55">
        <w:rPr>
          <w:sz w:val="20"/>
          <w:szCs w:val="20"/>
        </w:rPr>
        <w:t>the provision of working capital for the Company generally.</w:t>
      </w:r>
    </w:p>
    <w:p w14:paraId="08E2E8DA" w14:textId="77777777" w:rsidR="00DE45DC" w:rsidRPr="00560C55" w:rsidRDefault="00211ADE" w:rsidP="00DE45DC">
      <w:pPr>
        <w:pStyle w:val="Level1"/>
        <w:rPr>
          <w:sz w:val="20"/>
          <w:szCs w:val="20"/>
        </w:rPr>
      </w:pPr>
      <w:bookmarkStart w:id="49" w:name="_Toc38648572"/>
      <w:bookmarkStart w:id="50" w:name="_Toc53675946"/>
      <w:bookmarkStart w:id="51" w:name="_Toc57197328"/>
      <w:bookmarkStart w:id="52" w:name="_Toc59013827"/>
      <w:bookmarkStart w:id="53" w:name="_Toc256000009"/>
      <w:bookmarkStart w:id="54" w:name="_Toc59090959"/>
      <w:bookmarkStart w:id="55" w:name="_Toc158035992"/>
      <w:r w:rsidRPr="00560C55">
        <w:rPr>
          <w:sz w:val="20"/>
          <w:szCs w:val="20"/>
        </w:rPr>
        <w:t>Protection of (S)EIS qualifying status</w:t>
      </w:r>
      <w:bookmarkEnd w:id="49"/>
      <w:bookmarkEnd w:id="50"/>
      <w:bookmarkEnd w:id="51"/>
      <w:bookmarkEnd w:id="52"/>
      <w:bookmarkEnd w:id="53"/>
      <w:bookmarkEnd w:id="54"/>
      <w:bookmarkEnd w:id="55"/>
    </w:p>
    <w:p w14:paraId="040B9644" w14:textId="77777777" w:rsidR="00DE45DC" w:rsidRPr="00560C55" w:rsidRDefault="00211ADE" w:rsidP="00DE45DC">
      <w:pPr>
        <w:pStyle w:val="Level2"/>
        <w:rPr>
          <w:sz w:val="20"/>
          <w:szCs w:val="20"/>
        </w:rPr>
      </w:pPr>
      <w:bookmarkStart w:id="56" w:name="_Ref38549268"/>
      <w:bookmarkStart w:id="57" w:name="_Ref41991435"/>
      <w:r w:rsidRPr="00560C55">
        <w:rPr>
          <w:sz w:val="20"/>
          <w:szCs w:val="20"/>
        </w:rPr>
        <w:t>The Company will not knowingly</w:t>
      </w:r>
      <w:r w:rsidRPr="00560C55">
        <w:rPr>
          <w:color w:val="FF0000"/>
          <w:sz w:val="20"/>
          <w:szCs w:val="20"/>
        </w:rPr>
        <w:t xml:space="preserve"> </w:t>
      </w:r>
      <w:r w:rsidRPr="00560C55">
        <w:rPr>
          <w:sz w:val="20"/>
          <w:szCs w:val="20"/>
        </w:rPr>
        <w:t>do, permit or omit any act or transaction which will result in any Shares held by the Investor</w:t>
      </w:r>
      <w:r w:rsidR="00262D05">
        <w:rPr>
          <w:sz w:val="20"/>
          <w:szCs w:val="20"/>
        </w:rPr>
        <w:t>s</w:t>
      </w:r>
      <w:r w:rsidRPr="00560C55">
        <w:rPr>
          <w:sz w:val="20"/>
          <w:szCs w:val="20"/>
        </w:rPr>
        <w:t xml:space="preserve"> ceasing to be regarded by HMRC as eligible </w:t>
      </w:r>
      <w:r w:rsidRPr="00560C55">
        <w:rPr>
          <w:sz w:val="20"/>
          <w:szCs w:val="20"/>
        </w:rPr>
        <w:lastRenderedPageBreak/>
        <w:t>for (S)EIS relief pursuant to Part 5A of the Tax Act, or such relief being prejudiced or reclaimed by HMRC.</w:t>
      </w:r>
      <w:bookmarkEnd w:id="56"/>
      <w:bookmarkEnd w:id="57"/>
      <w:r w:rsidRPr="00560C55">
        <w:rPr>
          <w:sz w:val="20"/>
          <w:szCs w:val="20"/>
        </w:rPr>
        <w:t xml:space="preserve">  Nothing in this clause shall:</w:t>
      </w:r>
    </w:p>
    <w:p w14:paraId="4B90627A" w14:textId="77777777" w:rsidR="00DE45DC" w:rsidRPr="00560C55" w:rsidRDefault="00211ADE" w:rsidP="00DE45DC">
      <w:pPr>
        <w:pStyle w:val="Level3"/>
        <w:rPr>
          <w:sz w:val="20"/>
          <w:szCs w:val="20"/>
        </w:rPr>
      </w:pPr>
      <w:r>
        <w:rPr>
          <w:sz w:val="20"/>
          <w:szCs w:val="20"/>
        </w:rPr>
        <w:t xml:space="preserve">cause the Company to be in breach of the Act nor </w:t>
      </w:r>
      <w:r w:rsidRPr="00560C55">
        <w:rPr>
          <w:sz w:val="20"/>
          <w:szCs w:val="20"/>
        </w:rPr>
        <w:t>require a director to act in breach of his or her statutory duties as a director; or</w:t>
      </w:r>
    </w:p>
    <w:p w14:paraId="7D1ECFDD" w14:textId="77777777" w:rsidR="00DE45DC" w:rsidRPr="00560C55" w:rsidRDefault="00211ADE" w:rsidP="00DE45DC">
      <w:pPr>
        <w:pStyle w:val="Level3"/>
        <w:rPr>
          <w:sz w:val="20"/>
          <w:szCs w:val="20"/>
        </w:rPr>
      </w:pPr>
      <w:r w:rsidRPr="00560C55">
        <w:rPr>
          <w:sz w:val="20"/>
          <w:szCs w:val="20"/>
        </w:rPr>
        <w:t xml:space="preserve">prejudice the rights of the other Shareholders or the Company pursuant to Article </w:t>
      </w:r>
      <w:r w:rsidR="002D44FD">
        <w:rPr>
          <w:sz w:val="20"/>
          <w:szCs w:val="20"/>
        </w:rPr>
        <w:t>13</w:t>
      </w:r>
      <w:r w:rsidRPr="00560C55">
        <w:rPr>
          <w:sz w:val="20"/>
          <w:szCs w:val="20"/>
        </w:rPr>
        <w:t xml:space="preserve"> (</w:t>
      </w:r>
      <w:r w:rsidRPr="00560C55">
        <w:rPr>
          <w:i/>
          <w:iCs/>
          <w:sz w:val="20"/>
          <w:szCs w:val="20"/>
        </w:rPr>
        <w:t>Pre-emption rights</w:t>
      </w:r>
      <w:r w:rsidRPr="00560C55">
        <w:rPr>
          <w:sz w:val="20"/>
          <w:szCs w:val="20"/>
        </w:rPr>
        <w:t>) of the Articles.</w:t>
      </w:r>
    </w:p>
    <w:p w14:paraId="2219408E" w14:textId="77777777" w:rsidR="00DE45DC" w:rsidRPr="00560C55" w:rsidRDefault="00211ADE" w:rsidP="00DE45DC">
      <w:pPr>
        <w:pStyle w:val="Level2"/>
        <w:rPr>
          <w:sz w:val="20"/>
          <w:szCs w:val="20"/>
        </w:rPr>
      </w:pPr>
      <w:bookmarkStart w:id="58" w:name="_Ref39754244"/>
      <w:r w:rsidRPr="00560C55">
        <w:rPr>
          <w:sz w:val="20"/>
          <w:szCs w:val="20"/>
        </w:rPr>
        <w:t xml:space="preserve">The Company will, immediately upon </w:t>
      </w:r>
      <w:r w:rsidR="00262D05">
        <w:rPr>
          <w:sz w:val="20"/>
          <w:szCs w:val="20"/>
        </w:rPr>
        <w:t>b</w:t>
      </w:r>
      <w:r w:rsidRPr="00560C55">
        <w:rPr>
          <w:sz w:val="20"/>
          <w:szCs w:val="20"/>
        </w:rPr>
        <w:t xml:space="preserve">ecoming aware that clause </w:t>
      </w:r>
      <w:r w:rsidRPr="00416929">
        <w:rPr>
          <w:sz w:val="20"/>
          <w:szCs w:val="20"/>
        </w:rPr>
        <w:fldChar w:fldCharType="begin"/>
      </w:r>
      <w:r w:rsidRPr="00416929">
        <w:rPr>
          <w:sz w:val="20"/>
          <w:szCs w:val="20"/>
        </w:rPr>
        <w:instrText xml:space="preserve"> REF _Ref41991435 \r \h  \* MERGEFORMAT </w:instrText>
      </w:r>
      <w:r w:rsidRPr="00416929">
        <w:rPr>
          <w:sz w:val="20"/>
          <w:szCs w:val="20"/>
        </w:rPr>
      </w:r>
      <w:r w:rsidRPr="00416929">
        <w:rPr>
          <w:sz w:val="20"/>
          <w:szCs w:val="20"/>
        </w:rPr>
        <w:fldChar w:fldCharType="separate"/>
      </w:r>
      <w:r w:rsidR="00416929" w:rsidRPr="00416929">
        <w:rPr>
          <w:sz w:val="20"/>
          <w:szCs w:val="20"/>
        </w:rPr>
        <w:t>5.1</w:t>
      </w:r>
      <w:r w:rsidRPr="00416929">
        <w:rPr>
          <w:sz w:val="20"/>
          <w:szCs w:val="20"/>
        </w:rPr>
        <w:fldChar w:fldCharType="end"/>
      </w:r>
      <w:r w:rsidRPr="00560C55">
        <w:rPr>
          <w:sz w:val="20"/>
          <w:szCs w:val="20"/>
        </w:rPr>
        <w:t xml:space="preserve"> has been, or may have been, breached, notify the Investor</w:t>
      </w:r>
      <w:bookmarkEnd w:id="58"/>
      <w:r w:rsidR="00262D05">
        <w:rPr>
          <w:sz w:val="20"/>
          <w:szCs w:val="20"/>
        </w:rPr>
        <w:t>s.</w:t>
      </w:r>
    </w:p>
    <w:p w14:paraId="3DCE5763" w14:textId="77777777" w:rsidR="00DE45DC" w:rsidRPr="00560C55" w:rsidRDefault="00211ADE" w:rsidP="00DE45DC">
      <w:pPr>
        <w:pStyle w:val="Level2"/>
        <w:rPr>
          <w:sz w:val="20"/>
          <w:szCs w:val="20"/>
        </w:rPr>
      </w:pPr>
      <w:r>
        <w:rPr>
          <w:sz w:val="20"/>
          <w:szCs w:val="20"/>
        </w:rPr>
        <w:t xml:space="preserve">Subject to the Act, </w:t>
      </w:r>
      <w:r w:rsidR="007A7F00">
        <w:rPr>
          <w:sz w:val="20"/>
          <w:szCs w:val="20"/>
        </w:rPr>
        <w:t xml:space="preserve">and assuming that the Company and the applicable Investor qualifies for (S)EIS, at the time of the investment, </w:t>
      </w:r>
      <w:r>
        <w:rPr>
          <w:sz w:val="20"/>
          <w:szCs w:val="20"/>
        </w:rPr>
        <w:t>t</w:t>
      </w:r>
      <w:r w:rsidRPr="00560C55">
        <w:rPr>
          <w:sz w:val="20"/>
          <w:szCs w:val="20"/>
        </w:rPr>
        <w:t xml:space="preserve">he Company will carry out all reasonable </w:t>
      </w:r>
      <w:r w:rsidR="007A7F00">
        <w:rPr>
          <w:sz w:val="20"/>
          <w:szCs w:val="20"/>
        </w:rPr>
        <w:t xml:space="preserve">and lawful </w:t>
      </w:r>
      <w:r w:rsidRPr="00560C55">
        <w:rPr>
          <w:sz w:val="20"/>
          <w:szCs w:val="20"/>
        </w:rPr>
        <w:t>directions of the Investor</w:t>
      </w:r>
      <w:r w:rsidR="00262D05">
        <w:rPr>
          <w:sz w:val="20"/>
          <w:szCs w:val="20"/>
        </w:rPr>
        <w:t>s</w:t>
      </w:r>
      <w:r w:rsidRPr="00560C55">
        <w:rPr>
          <w:sz w:val="20"/>
          <w:szCs w:val="20"/>
        </w:rPr>
        <w:t xml:space="preserve"> to </w:t>
      </w:r>
      <w:r w:rsidR="007A7F00">
        <w:rPr>
          <w:sz w:val="20"/>
          <w:szCs w:val="20"/>
        </w:rPr>
        <w:t xml:space="preserve">(where (S)EIS qualification is still available for such purposes and not lost due </w:t>
      </w:r>
      <w:r w:rsidR="00F72A0A">
        <w:rPr>
          <w:sz w:val="20"/>
          <w:szCs w:val="20"/>
        </w:rPr>
        <w:t xml:space="preserve">only </w:t>
      </w:r>
      <w:r w:rsidR="007A7F00">
        <w:rPr>
          <w:sz w:val="20"/>
          <w:szCs w:val="20"/>
        </w:rPr>
        <w:t xml:space="preserve">to a breach by the Company of clause 5.1) to assist the Investors so </w:t>
      </w:r>
      <w:r w:rsidRPr="00560C55">
        <w:rPr>
          <w:sz w:val="20"/>
          <w:szCs w:val="20"/>
        </w:rPr>
        <w:t xml:space="preserve">that </w:t>
      </w:r>
      <w:r w:rsidR="00262D05">
        <w:rPr>
          <w:sz w:val="20"/>
          <w:szCs w:val="20"/>
        </w:rPr>
        <w:t>their respective</w:t>
      </w:r>
      <w:r w:rsidRPr="00560C55">
        <w:rPr>
          <w:sz w:val="20"/>
          <w:szCs w:val="20"/>
        </w:rPr>
        <w:t xml:space="preserve"> Shares </w:t>
      </w:r>
      <w:r w:rsidR="00F72A0A">
        <w:rPr>
          <w:sz w:val="20"/>
          <w:szCs w:val="20"/>
        </w:rPr>
        <w:t xml:space="preserve">may </w:t>
      </w:r>
      <w:r w:rsidRPr="00560C55">
        <w:rPr>
          <w:sz w:val="20"/>
          <w:szCs w:val="20"/>
        </w:rPr>
        <w:t>continue to be regarded by HMRC as eligible for (S)EIS relief pursuant to Part 5A of the Tax Act, or (as the case may be) regain that status.</w:t>
      </w:r>
    </w:p>
    <w:p w14:paraId="2FFB359A" w14:textId="77777777" w:rsidR="00DE45DC" w:rsidRPr="00560C55" w:rsidRDefault="00211ADE" w:rsidP="00DE45DC">
      <w:pPr>
        <w:pStyle w:val="Level2"/>
        <w:rPr>
          <w:sz w:val="20"/>
          <w:szCs w:val="20"/>
        </w:rPr>
      </w:pPr>
      <w:bookmarkStart w:id="59" w:name="_Ref39740266"/>
      <w:r w:rsidRPr="00560C55">
        <w:rPr>
          <w:sz w:val="20"/>
          <w:szCs w:val="20"/>
        </w:rPr>
        <w:t>The Company will, in relation to any Shares issued to</w:t>
      </w:r>
      <w:r w:rsidR="00262D05">
        <w:rPr>
          <w:sz w:val="20"/>
          <w:szCs w:val="20"/>
        </w:rPr>
        <w:t xml:space="preserve"> each</w:t>
      </w:r>
      <w:r w:rsidRPr="00560C55">
        <w:rPr>
          <w:sz w:val="20"/>
          <w:szCs w:val="20"/>
        </w:rPr>
        <w:t xml:space="preserve"> Investor which are qualifying (S)EIS shares:</w:t>
      </w:r>
      <w:bookmarkEnd w:id="59"/>
    </w:p>
    <w:p w14:paraId="5344171B" w14:textId="77777777" w:rsidR="00DE45DC" w:rsidRPr="00560C55" w:rsidRDefault="00211ADE" w:rsidP="00DE45DC">
      <w:pPr>
        <w:pStyle w:val="Level3"/>
        <w:spacing w:before="120"/>
        <w:rPr>
          <w:sz w:val="20"/>
          <w:szCs w:val="20"/>
        </w:rPr>
      </w:pPr>
      <w:bookmarkStart w:id="60" w:name="_Ref39740254"/>
      <w:r w:rsidRPr="00560C55">
        <w:rPr>
          <w:sz w:val="20"/>
          <w:szCs w:val="20"/>
        </w:rPr>
        <w:t>as soon as practically possible after it is able to do so, submit to HMRC a compliance form (Form (S)EIS1), satisfactorily completed in all respects;</w:t>
      </w:r>
      <w:bookmarkEnd w:id="60"/>
    </w:p>
    <w:p w14:paraId="76374F8E" w14:textId="77777777" w:rsidR="00DE45DC" w:rsidRPr="00560C55" w:rsidRDefault="00211ADE" w:rsidP="00DE45DC">
      <w:pPr>
        <w:pStyle w:val="Level3"/>
        <w:rPr>
          <w:sz w:val="20"/>
          <w:szCs w:val="20"/>
        </w:rPr>
      </w:pPr>
      <w:r w:rsidRPr="00560C55">
        <w:rPr>
          <w:sz w:val="20"/>
          <w:szCs w:val="20"/>
        </w:rPr>
        <w:t xml:space="preserve">promptly supply all such information, and do all acts and things, as HMRC may reasonably request in relation to such submission in order to </w:t>
      </w:r>
      <w:r w:rsidR="007A7F00">
        <w:rPr>
          <w:sz w:val="20"/>
          <w:szCs w:val="20"/>
        </w:rPr>
        <w:t xml:space="preserve">seek to </w:t>
      </w:r>
      <w:r w:rsidRPr="00560C55">
        <w:rPr>
          <w:sz w:val="20"/>
          <w:szCs w:val="20"/>
        </w:rPr>
        <w:t>procure that HMRC will authorise the Company, as soon as reasonably practicable, to issue compliance certificates under section 257EC of the Tax Act; and</w:t>
      </w:r>
    </w:p>
    <w:p w14:paraId="42F3F83E" w14:textId="77777777" w:rsidR="00DE45DC" w:rsidRPr="00560C55" w:rsidRDefault="00211ADE" w:rsidP="00DE45DC">
      <w:pPr>
        <w:pStyle w:val="Level3"/>
        <w:rPr>
          <w:sz w:val="20"/>
          <w:szCs w:val="20"/>
        </w:rPr>
      </w:pPr>
      <w:r w:rsidRPr="00560C55">
        <w:rPr>
          <w:sz w:val="20"/>
          <w:szCs w:val="20"/>
        </w:rPr>
        <w:t>within 14 days of receipt of an authority from HMRC, deliver compliance certificates to the Investor.</w:t>
      </w:r>
    </w:p>
    <w:p w14:paraId="24872D87" w14:textId="77777777" w:rsidR="00DE45DC" w:rsidRPr="00560C55" w:rsidRDefault="00211ADE" w:rsidP="00DE45DC">
      <w:pPr>
        <w:pStyle w:val="Level2"/>
        <w:rPr>
          <w:sz w:val="20"/>
          <w:szCs w:val="20"/>
        </w:rPr>
      </w:pPr>
      <w:r w:rsidRPr="00560C55">
        <w:rPr>
          <w:sz w:val="20"/>
          <w:szCs w:val="20"/>
        </w:rPr>
        <w:t xml:space="preserve">No remuneration (if any) shall be paid to </w:t>
      </w:r>
      <w:r w:rsidR="00262D05">
        <w:rPr>
          <w:sz w:val="20"/>
          <w:szCs w:val="20"/>
        </w:rPr>
        <w:t>an</w:t>
      </w:r>
      <w:r w:rsidRPr="00560C55">
        <w:rPr>
          <w:sz w:val="20"/>
          <w:szCs w:val="20"/>
        </w:rPr>
        <w:t xml:space="preserve"> Investor in respect of </w:t>
      </w:r>
      <w:r w:rsidR="00262D05">
        <w:rPr>
          <w:sz w:val="20"/>
          <w:szCs w:val="20"/>
        </w:rPr>
        <w:t>their</w:t>
      </w:r>
      <w:r w:rsidRPr="00560C55">
        <w:rPr>
          <w:sz w:val="20"/>
          <w:szCs w:val="20"/>
        </w:rPr>
        <w:t xml:space="preserve"> position as a Director until after completion of th</w:t>
      </w:r>
      <w:r w:rsidR="00262D05">
        <w:rPr>
          <w:sz w:val="20"/>
          <w:szCs w:val="20"/>
        </w:rPr>
        <w:t>at</w:t>
      </w:r>
      <w:r w:rsidRPr="00560C55">
        <w:rPr>
          <w:sz w:val="20"/>
          <w:szCs w:val="20"/>
        </w:rPr>
        <w:t xml:space="preserve"> Investor’s investment of the Subscription </w:t>
      </w:r>
      <w:r w:rsidR="002D44FD">
        <w:rPr>
          <w:sz w:val="20"/>
          <w:szCs w:val="20"/>
        </w:rPr>
        <w:t>Price</w:t>
      </w:r>
      <w:r w:rsidRPr="00560C55">
        <w:rPr>
          <w:sz w:val="20"/>
          <w:szCs w:val="20"/>
        </w:rPr>
        <w:t xml:space="preserve"> for the Subscription Shares. </w:t>
      </w:r>
    </w:p>
    <w:p w14:paraId="70EA6710" w14:textId="77777777" w:rsidR="002A4156" w:rsidRPr="00560C55" w:rsidRDefault="00211ADE" w:rsidP="00537808">
      <w:pPr>
        <w:pStyle w:val="Level1"/>
        <w:rPr>
          <w:sz w:val="20"/>
          <w:szCs w:val="20"/>
        </w:rPr>
      </w:pPr>
      <w:bookmarkStart w:id="61" w:name="_Toc158035993"/>
      <w:r w:rsidRPr="00560C55">
        <w:rPr>
          <w:sz w:val="20"/>
          <w:szCs w:val="20"/>
        </w:rPr>
        <w:t>Business of the Company</w:t>
      </w:r>
      <w:bookmarkEnd w:id="14"/>
      <w:bookmarkEnd w:id="15"/>
      <w:bookmarkEnd w:id="61"/>
    </w:p>
    <w:p w14:paraId="6B80B48A" w14:textId="77777777" w:rsidR="002A4156" w:rsidRPr="00560C55" w:rsidRDefault="00211ADE" w:rsidP="00537808">
      <w:pPr>
        <w:pStyle w:val="Level2"/>
        <w:rPr>
          <w:sz w:val="20"/>
          <w:szCs w:val="20"/>
        </w:rPr>
      </w:pPr>
      <w:bookmarkStart w:id="62" w:name="a775764"/>
      <w:r w:rsidRPr="00560C55">
        <w:rPr>
          <w:sz w:val="20"/>
          <w:szCs w:val="20"/>
        </w:rPr>
        <w:t>The business of the Company is</w:t>
      </w:r>
      <w:r w:rsidR="0003349F">
        <w:rPr>
          <w:sz w:val="20"/>
          <w:szCs w:val="20"/>
        </w:rPr>
        <w:t xml:space="preserve"> the supply and installation of digital noticeboards</w:t>
      </w:r>
      <w:r w:rsidR="00893A95">
        <w:rPr>
          <w:sz w:val="20"/>
          <w:szCs w:val="20"/>
        </w:rPr>
        <w:t xml:space="preserve"> and all ancillary business relating to that</w:t>
      </w:r>
      <w:r w:rsidRPr="00560C55">
        <w:rPr>
          <w:sz w:val="20"/>
          <w:szCs w:val="20"/>
        </w:rPr>
        <w:t xml:space="preserve">, subject to variation from time to time in accordance with the provisions of this agreement </w:t>
      </w:r>
      <w:r w:rsidRPr="00560C55">
        <w:rPr>
          <w:b/>
          <w:bCs/>
          <w:sz w:val="20"/>
          <w:szCs w:val="20"/>
        </w:rPr>
        <w:t>(Business).</w:t>
      </w:r>
      <w:bookmarkEnd w:id="62"/>
    </w:p>
    <w:p w14:paraId="439B0958" w14:textId="77777777" w:rsidR="002A4156" w:rsidRPr="00560C55" w:rsidRDefault="00211ADE" w:rsidP="00537808">
      <w:pPr>
        <w:pStyle w:val="Level2"/>
        <w:rPr>
          <w:sz w:val="20"/>
          <w:szCs w:val="20"/>
        </w:rPr>
      </w:pPr>
      <w:r w:rsidRPr="00560C55">
        <w:rPr>
          <w:sz w:val="20"/>
          <w:szCs w:val="20"/>
        </w:rPr>
        <w:t xml:space="preserve">Each Shareholder shall use his reasonable endeavours to promote (so far as is lawfully possible in the exercise of his rights and powers as a shareholder of the Company) the success of and, subject to clause </w:t>
      </w:r>
      <w:r w:rsidRPr="00416929">
        <w:rPr>
          <w:sz w:val="20"/>
          <w:szCs w:val="20"/>
        </w:rPr>
        <w:fldChar w:fldCharType="begin"/>
      </w:r>
      <w:r w:rsidRPr="00416929">
        <w:rPr>
          <w:sz w:val="20"/>
          <w:szCs w:val="20"/>
        </w:rPr>
        <w:instrText xml:space="preserve">REF "a412595" \h \w </w:instrText>
      </w:r>
      <w:r w:rsidR="00253291" w:rsidRPr="00416929">
        <w:rPr>
          <w:sz w:val="20"/>
          <w:szCs w:val="20"/>
        </w:rPr>
        <w:instrText xml:space="preserve"> \* MERGEFORMAT </w:instrText>
      </w:r>
      <w:r w:rsidRPr="00416929">
        <w:rPr>
          <w:sz w:val="20"/>
          <w:szCs w:val="20"/>
        </w:rPr>
      </w:r>
      <w:r w:rsidRPr="00416929">
        <w:rPr>
          <w:sz w:val="20"/>
          <w:szCs w:val="20"/>
        </w:rPr>
        <w:fldChar w:fldCharType="separate"/>
      </w:r>
      <w:r w:rsidR="00416929" w:rsidRPr="00416929">
        <w:rPr>
          <w:sz w:val="20"/>
          <w:szCs w:val="20"/>
        </w:rPr>
        <w:t>7</w:t>
      </w:r>
      <w:r w:rsidRPr="00416929">
        <w:rPr>
          <w:sz w:val="20"/>
          <w:szCs w:val="20"/>
        </w:rPr>
        <w:fldChar w:fldCharType="end"/>
      </w:r>
      <w:r w:rsidRPr="00560C55">
        <w:rPr>
          <w:sz w:val="20"/>
          <w:szCs w:val="20"/>
        </w:rPr>
        <w:t xml:space="preserve">, clause </w:t>
      </w:r>
      <w:r w:rsidRPr="00416929">
        <w:rPr>
          <w:sz w:val="20"/>
          <w:szCs w:val="20"/>
        </w:rPr>
        <w:fldChar w:fldCharType="begin"/>
      </w:r>
      <w:r w:rsidRPr="00416929">
        <w:rPr>
          <w:sz w:val="20"/>
          <w:szCs w:val="20"/>
        </w:rPr>
        <w:instrText xml:space="preserve">REF "a204485" \h \w </w:instrText>
      </w:r>
      <w:r w:rsidR="00253291" w:rsidRPr="00416929">
        <w:rPr>
          <w:sz w:val="20"/>
          <w:szCs w:val="20"/>
        </w:rPr>
        <w:instrText xml:space="preserve"> \* MERGEFORMAT </w:instrText>
      </w:r>
      <w:r w:rsidRPr="00416929">
        <w:rPr>
          <w:sz w:val="20"/>
          <w:szCs w:val="20"/>
        </w:rPr>
      </w:r>
      <w:r w:rsidRPr="00416929">
        <w:rPr>
          <w:sz w:val="20"/>
          <w:szCs w:val="20"/>
        </w:rPr>
        <w:fldChar w:fldCharType="separate"/>
      </w:r>
      <w:r w:rsidR="00416929" w:rsidRPr="00416929">
        <w:rPr>
          <w:sz w:val="20"/>
          <w:szCs w:val="20"/>
        </w:rPr>
        <w:t>8</w:t>
      </w:r>
      <w:r w:rsidRPr="00416929">
        <w:rPr>
          <w:sz w:val="20"/>
          <w:szCs w:val="20"/>
        </w:rPr>
        <w:fldChar w:fldCharType="end"/>
      </w:r>
      <w:r w:rsidRPr="00560C55">
        <w:rPr>
          <w:sz w:val="20"/>
          <w:szCs w:val="20"/>
        </w:rPr>
        <w:t xml:space="preserve"> and paragraph </w:t>
      </w:r>
      <w:r w:rsidRPr="00416929">
        <w:rPr>
          <w:sz w:val="20"/>
          <w:szCs w:val="20"/>
        </w:rPr>
        <w:fldChar w:fldCharType="begin"/>
      </w:r>
      <w:r w:rsidRPr="00416929">
        <w:rPr>
          <w:sz w:val="20"/>
          <w:szCs w:val="20"/>
        </w:rPr>
        <w:instrText xml:space="preserve">REF "a646377" \h \w </w:instrText>
      </w:r>
      <w:r w:rsidR="00253291" w:rsidRPr="00416929">
        <w:rPr>
          <w:sz w:val="20"/>
          <w:szCs w:val="20"/>
        </w:rPr>
        <w:instrText xml:space="preserve"> \* MERGEFORMAT </w:instrText>
      </w:r>
      <w:r w:rsidRPr="00416929">
        <w:rPr>
          <w:sz w:val="20"/>
          <w:szCs w:val="20"/>
        </w:rPr>
      </w:r>
      <w:r w:rsidRPr="00416929">
        <w:rPr>
          <w:sz w:val="20"/>
          <w:szCs w:val="20"/>
        </w:rPr>
        <w:fldChar w:fldCharType="separate"/>
      </w:r>
      <w:r w:rsidR="00416929" w:rsidRPr="00416929">
        <w:rPr>
          <w:sz w:val="20"/>
          <w:szCs w:val="20"/>
        </w:rPr>
        <w:t>3</w:t>
      </w:r>
      <w:r w:rsidRPr="00416929">
        <w:rPr>
          <w:sz w:val="20"/>
          <w:szCs w:val="20"/>
        </w:rPr>
        <w:fldChar w:fldCharType="end"/>
      </w:r>
      <w:r w:rsidRPr="00560C55">
        <w:rPr>
          <w:sz w:val="20"/>
          <w:szCs w:val="20"/>
        </w:rPr>
        <w:t xml:space="preserve"> of Part 2 of Schedule 2, develop the Business, in each case for the benefit of the Company</w:t>
      </w:r>
      <w:r w:rsidR="007A7F00">
        <w:rPr>
          <w:sz w:val="20"/>
          <w:szCs w:val="20"/>
        </w:rPr>
        <w:t xml:space="preserve"> and it</w:t>
      </w:r>
      <w:r w:rsidRPr="00560C55">
        <w:rPr>
          <w:sz w:val="20"/>
          <w:szCs w:val="20"/>
        </w:rPr>
        <w:t>s shareholders as a whole.</w:t>
      </w:r>
      <w:r w:rsidR="002D44FD">
        <w:rPr>
          <w:sz w:val="20"/>
          <w:szCs w:val="20"/>
        </w:rPr>
        <w:t xml:space="preserve">  In particular with respect to the Revenue Share Agreement, the parties acknowledge that the aim is for the Company to </w:t>
      </w:r>
      <w:r w:rsidR="007A7F00">
        <w:rPr>
          <w:sz w:val="20"/>
          <w:szCs w:val="20"/>
        </w:rPr>
        <w:t xml:space="preserve">maximise the success of that relationship with a company known as Eris Connect Limited (registered number 15073500) (“Eris”) and the Shareholders acknowledge that in doing so it requires that Eris also comply with their obligations under that Revenue Share Agreement and that success shall be depending in addition, </w:t>
      </w:r>
      <w:r w:rsidR="002D44FD">
        <w:rPr>
          <w:sz w:val="20"/>
          <w:szCs w:val="20"/>
        </w:rPr>
        <w:t xml:space="preserve">on installation </w:t>
      </w:r>
      <w:r w:rsidR="007A7F00">
        <w:rPr>
          <w:sz w:val="20"/>
          <w:szCs w:val="20"/>
        </w:rPr>
        <w:t xml:space="preserve">agreement which </w:t>
      </w:r>
      <w:r w:rsidR="002D44FD">
        <w:rPr>
          <w:sz w:val="20"/>
          <w:szCs w:val="20"/>
        </w:rPr>
        <w:t>rests with the owner of the property</w:t>
      </w:r>
      <w:r w:rsidR="007A7F00">
        <w:rPr>
          <w:sz w:val="20"/>
          <w:szCs w:val="20"/>
        </w:rPr>
        <w:t xml:space="preserve"> and </w:t>
      </w:r>
      <w:r w:rsidR="00D46986">
        <w:rPr>
          <w:sz w:val="20"/>
          <w:szCs w:val="20"/>
        </w:rPr>
        <w:t>the ability of the Company to promote this successfully</w:t>
      </w:r>
      <w:r w:rsidR="00B264A0">
        <w:rPr>
          <w:sz w:val="20"/>
          <w:szCs w:val="20"/>
        </w:rPr>
        <w:t xml:space="preserve"> having regard to the resources available to the Company from time to time</w:t>
      </w:r>
      <w:r w:rsidR="002D44FD">
        <w:rPr>
          <w:sz w:val="20"/>
          <w:szCs w:val="20"/>
        </w:rPr>
        <w:t>.</w:t>
      </w:r>
    </w:p>
    <w:p w14:paraId="2DC24E82" w14:textId="77777777" w:rsidR="002A4156" w:rsidRPr="00560C55" w:rsidRDefault="00211ADE" w:rsidP="00537808">
      <w:pPr>
        <w:pStyle w:val="Level1"/>
        <w:rPr>
          <w:sz w:val="20"/>
          <w:szCs w:val="20"/>
        </w:rPr>
      </w:pPr>
      <w:bookmarkStart w:id="63" w:name="a412595"/>
      <w:bookmarkStart w:id="64" w:name="_Toc445973989"/>
      <w:bookmarkStart w:id="65" w:name="_Toc158035994"/>
      <w:r w:rsidRPr="00560C55">
        <w:rPr>
          <w:sz w:val="20"/>
          <w:szCs w:val="20"/>
        </w:rPr>
        <w:lastRenderedPageBreak/>
        <w:t>Company obligations</w:t>
      </w:r>
      <w:bookmarkEnd w:id="63"/>
      <w:bookmarkEnd w:id="64"/>
      <w:bookmarkEnd w:id="65"/>
    </w:p>
    <w:p w14:paraId="124AAD64" w14:textId="77777777" w:rsidR="002A4156" w:rsidRDefault="00211ADE" w:rsidP="007E30B8">
      <w:pPr>
        <w:pStyle w:val="Level2"/>
        <w:rPr>
          <w:sz w:val="20"/>
          <w:szCs w:val="20"/>
        </w:rPr>
      </w:pPr>
      <w:r w:rsidRPr="00560C55">
        <w:rPr>
          <w:sz w:val="20"/>
          <w:szCs w:val="20"/>
        </w:rPr>
        <w:t>The Company shall not</w:t>
      </w:r>
      <w:r w:rsidR="007E6F4C" w:rsidRPr="00560C55">
        <w:rPr>
          <w:sz w:val="20"/>
          <w:szCs w:val="20"/>
        </w:rPr>
        <w:t xml:space="preserve"> </w:t>
      </w:r>
      <w:r w:rsidRPr="00560C55">
        <w:rPr>
          <w:sz w:val="20"/>
          <w:szCs w:val="20"/>
        </w:rPr>
        <w:t xml:space="preserve">take any of the actions set out in Part 2 of </w:t>
      </w:r>
      <w:r w:rsidR="008A41EA" w:rsidRPr="00416929">
        <w:rPr>
          <w:sz w:val="20"/>
          <w:szCs w:val="20"/>
        </w:rPr>
        <w:fldChar w:fldCharType="begin"/>
      </w:r>
      <w:r w:rsidR="008A41EA" w:rsidRPr="00416929">
        <w:rPr>
          <w:sz w:val="20"/>
          <w:szCs w:val="20"/>
        </w:rPr>
        <w:instrText xml:space="preserve"> REF _Ref142563733 \r \h </w:instrText>
      </w:r>
      <w:r w:rsidR="008A41EA" w:rsidRPr="00416929">
        <w:rPr>
          <w:sz w:val="20"/>
          <w:szCs w:val="20"/>
        </w:rPr>
      </w:r>
      <w:r w:rsidR="008A41EA" w:rsidRPr="00416929">
        <w:rPr>
          <w:sz w:val="20"/>
          <w:szCs w:val="20"/>
        </w:rPr>
        <w:fldChar w:fldCharType="separate"/>
      </w:r>
      <w:r w:rsidR="00416929" w:rsidRPr="00416929">
        <w:rPr>
          <w:sz w:val="20"/>
          <w:szCs w:val="20"/>
        </w:rPr>
        <w:t>Schedule 3</w:t>
      </w:r>
      <w:r w:rsidR="008A41EA" w:rsidRPr="00416929">
        <w:rPr>
          <w:sz w:val="20"/>
          <w:szCs w:val="20"/>
        </w:rPr>
        <w:fldChar w:fldCharType="end"/>
      </w:r>
      <w:r w:rsidRPr="00560C55">
        <w:rPr>
          <w:sz w:val="20"/>
          <w:szCs w:val="20"/>
        </w:rPr>
        <w:t xml:space="preserve"> without Shareholder Consent.</w:t>
      </w:r>
    </w:p>
    <w:p w14:paraId="55EA98D6" w14:textId="77777777" w:rsidR="007E30B8" w:rsidRPr="007E30B8" w:rsidRDefault="00211ADE" w:rsidP="00253291">
      <w:pPr>
        <w:pStyle w:val="Level2"/>
        <w:rPr>
          <w:sz w:val="20"/>
          <w:szCs w:val="20"/>
        </w:rPr>
      </w:pPr>
      <w:bookmarkStart w:id="66" w:name="a164238"/>
      <w:r w:rsidRPr="007E30B8">
        <w:rPr>
          <w:sz w:val="20"/>
          <w:szCs w:val="20"/>
        </w:rPr>
        <w:t>If any Shareholder wishes to enter into a joint election with the Company under section 431 of the Income Tax (Earnings and Pensions) Act 2003</w:t>
      </w:r>
      <w:bookmarkEnd w:id="66"/>
      <w:r w:rsidRPr="007E30B8">
        <w:rPr>
          <w:sz w:val="20"/>
          <w:szCs w:val="20"/>
        </w:rPr>
        <w:t xml:space="preserve"> the Company shall not unreasonably refuse.</w:t>
      </w:r>
    </w:p>
    <w:p w14:paraId="23F63CD6" w14:textId="77777777" w:rsidR="002A4156" w:rsidRPr="00560C55" w:rsidRDefault="00211ADE" w:rsidP="00537808">
      <w:pPr>
        <w:pStyle w:val="Level1"/>
        <w:rPr>
          <w:sz w:val="20"/>
          <w:szCs w:val="20"/>
        </w:rPr>
      </w:pPr>
      <w:bookmarkStart w:id="67" w:name="a204485"/>
      <w:bookmarkStart w:id="68" w:name="_Toc445973990"/>
      <w:bookmarkStart w:id="69" w:name="_Toc158035995"/>
      <w:r w:rsidRPr="00560C55">
        <w:rPr>
          <w:sz w:val="20"/>
          <w:szCs w:val="20"/>
        </w:rPr>
        <w:t>Shareholder obligations</w:t>
      </w:r>
      <w:bookmarkEnd w:id="67"/>
      <w:bookmarkEnd w:id="68"/>
      <w:bookmarkEnd w:id="69"/>
    </w:p>
    <w:p w14:paraId="38889138" w14:textId="77777777" w:rsidR="002A4156" w:rsidRPr="00A76AA2" w:rsidRDefault="00211ADE" w:rsidP="00FC2FF8">
      <w:pPr>
        <w:pStyle w:val="Level2"/>
        <w:rPr>
          <w:sz w:val="20"/>
        </w:rPr>
      </w:pPr>
      <w:r w:rsidRPr="00A76AA2">
        <w:rPr>
          <w:sz w:val="20"/>
          <w:szCs w:val="20"/>
        </w:rPr>
        <w:t>Each Shareholder shall use his reasonable endeavours to procure (so far as is lawfully possible in the exercise of his rights and powers as a shareholder of the Company)</w:t>
      </w:r>
      <w:r w:rsidR="007E6F4C" w:rsidRPr="00A76AA2">
        <w:rPr>
          <w:sz w:val="20"/>
          <w:szCs w:val="20"/>
        </w:rPr>
        <w:t xml:space="preserve"> that the Company </w:t>
      </w:r>
      <w:r w:rsidRPr="00A76AA2">
        <w:rPr>
          <w:sz w:val="20"/>
          <w:szCs w:val="20"/>
        </w:rPr>
        <w:t>shall</w:t>
      </w:r>
      <w:r w:rsidR="00DE45DC" w:rsidRPr="00A76AA2">
        <w:rPr>
          <w:sz w:val="20"/>
          <w:szCs w:val="20"/>
        </w:rPr>
        <w:t xml:space="preserve"> not</w:t>
      </w:r>
      <w:r w:rsidRPr="00A76AA2">
        <w:rPr>
          <w:sz w:val="20"/>
          <w:szCs w:val="20"/>
        </w:rPr>
        <w:t xml:space="preserve"> take any of the actions set out in Part 1 or Part 2 of </w:t>
      </w:r>
      <w:r w:rsidR="008A41EA" w:rsidRPr="00416929">
        <w:rPr>
          <w:sz w:val="20"/>
          <w:szCs w:val="20"/>
        </w:rPr>
        <w:fldChar w:fldCharType="begin"/>
      </w:r>
      <w:r w:rsidR="008A41EA" w:rsidRPr="00416929">
        <w:rPr>
          <w:sz w:val="20"/>
          <w:szCs w:val="20"/>
        </w:rPr>
        <w:instrText xml:space="preserve"> REF _Ref142563752 \r \h </w:instrText>
      </w:r>
      <w:r w:rsidR="00AE18F1" w:rsidRPr="00416929">
        <w:rPr>
          <w:sz w:val="20"/>
          <w:szCs w:val="20"/>
        </w:rPr>
        <w:instrText xml:space="preserve"> \* MERGEFORMAT </w:instrText>
      </w:r>
      <w:r w:rsidR="008A41EA" w:rsidRPr="00416929">
        <w:rPr>
          <w:sz w:val="20"/>
          <w:szCs w:val="20"/>
        </w:rPr>
      </w:r>
      <w:r w:rsidR="008A41EA" w:rsidRPr="00416929">
        <w:rPr>
          <w:sz w:val="20"/>
          <w:szCs w:val="20"/>
        </w:rPr>
        <w:fldChar w:fldCharType="separate"/>
      </w:r>
      <w:r w:rsidR="00416929" w:rsidRPr="00416929">
        <w:rPr>
          <w:sz w:val="20"/>
          <w:szCs w:val="20"/>
        </w:rPr>
        <w:t>Schedule 3</w:t>
      </w:r>
      <w:r w:rsidR="008A41EA" w:rsidRPr="00416929">
        <w:rPr>
          <w:sz w:val="20"/>
          <w:szCs w:val="20"/>
        </w:rPr>
        <w:fldChar w:fldCharType="end"/>
      </w:r>
      <w:r w:rsidR="00985D43" w:rsidRPr="00A76AA2">
        <w:rPr>
          <w:sz w:val="20"/>
          <w:szCs w:val="20"/>
        </w:rPr>
        <w:t xml:space="preserve"> </w:t>
      </w:r>
      <w:r w:rsidRPr="00A76AA2">
        <w:rPr>
          <w:sz w:val="20"/>
          <w:szCs w:val="20"/>
        </w:rPr>
        <w:t>without Shareholder Consent.</w:t>
      </w:r>
    </w:p>
    <w:p w14:paraId="6A37E303" w14:textId="77777777" w:rsidR="00A76AA2" w:rsidRPr="00A76AA2" w:rsidRDefault="00211ADE" w:rsidP="00A76AA2">
      <w:pPr>
        <w:pStyle w:val="Level2"/>
      </w:pPr>
      <w:r>
        <w:rPr>
          <w:sz w:val="20"/>
          <w:szCs w:val="20"/>
        </w:rPr>
        <w:t xml:space="preserve">If any Shareholder does not </w:t>
      </w:r>
      <w:r w:rsidR="00D46986">
        <w:rPr>
          <w:sz w:val="20"/>
          <w:szCs w:val="20"/>
        </w:rPr>
        <w:t xml:space="preserve">(acting reasonably in accordance with clause 6.2) </w:t>
      </w:r>
      <w:r>
        <w:rPr>
          <w:sz w:val="20"/>
          <w:szCs w:val="20"/>
        </w:rPr>
        <w:t>agree with an action in respect of which Shareholder Consent is required, that Shareholder shall notify the Board of the reasons they will not give their consent.</w:t>
      </w:r>
    </w:p>
    <w:p w14:paraId="7D0CE9D7" w14:textId="77777777" w:rsidR="002A4156" w:rsidRPr="00560C55" w:rsidRDefault="00211ADE" w:rsidP="00537808">
      <w:pPr>
        <w:pStyle w:val="Level1"/>
        <w:rPr>
          <w:sz w:val="20"/>
          <w:szCs w:val="20"/>
        </w:rPr>
      </w:pPr>
      <w:bookmarkStart w:id="70" w:name="a868995"/>
      <w:bookmarkStart w:id="71" w:name="_Toc445973991"/>
      <w:bookmarkStart w:id="72" w:name="_Toc158035996"/>
      <w:r w:rsidRPr="00560C55">
        <w:rPr>
          <w:sz w:val="20"/>
          <w:szCs w:val="20"/>
        </w:rPr>
        <w:t>Dividend policy</w:t>
      </w:r>
      <w:bookmarkEnd w:id="70"/>
      <w:bookmarkEnd w:id="71"/>
      <w:bookmarkEnd w:id="72"/>
    </w:p>
    <w:p w14:paraId="7373D1B1" w14:textId="77777777" w:rsidR="002A4156" w:rsidRPr="00560C55" w:rsidRDefault="00211ADE" w:rsidP="00B9168C">
      <w:pPr>
        <w:pStyle w:val="Level2"/>
        <w:rPr>
          <w:sz w:val="20"/>
          <w:szCs w:val="20"/>
        </w:rPr>
      </w:pPr>
      <w:r w:rsidRPr="00560C55">
        <w:rPr>
          <w:sz w:val="20"/>
          <w:szCs w:val="20"/>
        </w:rPr>
        <w:t xml:space="preserve">Subject to clause </w:t>
      </w:r>
      <w:r w:rsidRPr="00416929">
        <w:rPr>
          <w:sz w:val="20"/>
          <w:szCs w:val="20"/>
        </w:rPr>
        <w:fldChar w:fldCharType="begin"/>
      </w:r>
      <w:r w:rsidRPr="00416929">
        <w:rPr>
          <w:sz w:val="20"/>
          <w:szCs w:val="20"/>
        </w:rPr>
        <w:instrText xml:space="preserve">REF "a589455" \h \w </w:instrText>
      </w:r>
      <w:r w:rsidR="00C566ED" w:rsidRPr="00416929">
        <w:rPr>
          <w:sz w:val="20"/>
          <w:szCs w:val="20"/>
        </w:rPr>
        <w:instrText xml:space="preserve"> \* MERGEFORMAT </w:instrText>
      </w:r>
      <w:r w:rsidRPr="00416929">
        <w:rPr>
          <w:sz w:val="20"/>
          <w:szCs w:val="20"/>
        </w:rPr>
      </w:r>
      <w:r w:rsidRPr="00416929">
        <w:rPr>
          <w:sz w:val="20"/>
          <w:szCs w:val="20"/>
        </w:rPr>
        <w:fldChar w:fldCharType="separate"/>
      </w:r>
      <w:r w:rsidR="00416929" w:rsidRPr="00416929">
        <w:rPr>
          <w:sz w:val="20"/>
          <w:szCs w:val="20"/>
        </w:rPr>
        <w:t>9.2</w:t>
      </w:r>
      <w:r w:rsidRPr="00416929">
        <w:rPr>
          <w:sz w:val="20"/>
          <w:szCs w:val="20"/>
        </w:rPr>
        <w:fldChar w:fldCharType="end"/>
      </w:r>
      <w:r w:rsidR="00B9168C" w:rsidRPr="00560C55">
        <w:rPr>
          <w:sz w:val="20"/>
          <w:szCs w:val="20"/>
        </w:rPr>
        <w:t xml:space="preserve"> </w:t>
      </w:r>
      <w:r w:rsidRPr="00560C55">
        <w:rPr>
          <w:sz w:val="20"/>
          <w:szCs w:val="20"/>
        </w:rPr>
        <w:t xml:space="preserve">the Company shall and each Shareholder shall use reasonable endeavours to procure (so far as is lawfully possible in the exercise of his rights and powers as a </w:t>
      </w:r>
      <w:r w:rsidR="00A76AA2">
        <w:rPr>
          <w:sz w:val="20"/>
          <w:szCs w:val="20"/>
        </w:rPr>
        <w:t>S</w:t>
      </w:r>
      <w:r w:rsidRPr="00560C55">
        <w:rPr>
          <w:sz w:val="20"/>
          <w:szCs w:val="20"/>
        </w:rPr>
        <w:t>hareholder of the Company) that the Company shall distribute by way of dividend at least</w:t>
      </w:r>
      <w:r w:rsidR="00B9168C" w:rsidRPr="00560C55">
        <w:rPr>
          <w:sz w:val="20"/>
          <w:szCs w:val="20"/>
        </w:rPr>
        <w:t xml:space="preserve"> 60%</w:t>
      </w:r>
      <w:r w:rsidRPr="00560C55">
        <w:rPr>
          <w:sz w:val="20"/>
          <w:szCs w:val="20"/>
        </w:rPr>
        <w:t xml:space="preserve"> of the profit of the Company in relation to each Financial Year</w:t>
      </w:r>
      <w:r w:rsidR="00B9168C" w:rsidRPr="00560C55">
        <w:rPr>
          <w:sz w:val="20"/>
          <w:szCs w:val="20"/>
        </w:rPr>
        <w:t xml:space="preserve"> (declared on a monthly basis)</w:t>
      </w:r>
      <w:r w:rsidRPr="00560C55">
        <w:rPr>
          <w:sz w:val="20"/>
          <w:szCs w:val="20"/>
        </w:rPr>
        <w:t>, but after making all necessary, reasonable and prudent provisions and reserves for taxation</w:t>
      </w:r>
      <w:r w:rsidR="00B9168C" w:rsidRPr="00560C55">
        <w:rPr>
          <w:sz w:val="20"/>
          <w:szCs w:val="20"/>
        </w:rPr>
        <w:t>.</w:t>
      </w:r>
    </w:p>
    <w:p w14:paraId="3D40656B" w14:textId="77777777" w:rsidR="002A4156" w:rsidRPr="00A76AA2" w:rsidRDefault="00211ADE" w:rsidP="00B9168C">
      <w:pPr>
        <w:pStyle w:val="Level2"/>
        <w:rPr>
          <w:sz w:val="20"/>
          <w:szCs w:val="20"/>
        </w:rPr>
      </w:pPr>
      <w:bookmarkStart w:id="73" w:name="a589455"/>
      <w:r w:rsidRPr="00A76AA2">
        <w:rPr>
          <w:sz w:val="20"/>
          <w:szCs w:val="20"/>
        </w:rPr>
        <w:t>The parties agree that the Company shall not declare, pay or make any dividend or other distribution</w:t>
      </w:r>
      <w:bookmarkEnd w:id="73"/>
      <w:r w:rsidR="00B9168C" w:rsidRPr="00A76AA2">
        <w:rPr>
          <w:sz w:val="20"/>
          <w:szCs w:val="20"/>
        </w:rPr>
        <w:t xml:space="preserve"> </w:t>
      </w:r>
      <w:r w:rsidRPr="00A76AA2">
        <w:rPr>
          <w:sz w:val="20"/>
          <w:szCs w:val="20"/>
        </w:rPr>
        <w:t>which is or would be prohibited by the Act</w:t>
      </w:r>
      <w:r w:rsidR="00F72A0A">
        <w:rPr>
          <w:sz w:val="20"/>
          <w:szCs w:val="20"/>
        </w:rPr>
        <w:t xml:space="preserve"> or </w:t>
      </w:r>
      <w:r w:rsidR="002804CF" w:rsidRPr="00A76AA2">
        <w:rPr>
          <w:sz w:val="20"/>
          <w:szCs w:val="20"/>
        </w:rPr>
        <w:t xml:space="preserve">declare, pay or make any dividend </w:t>
      </w:r>
      <w:r w:rsidR="00F72A0A">
        <w:rPr>
          <w:sz w:val="20"/>
          <w:szCs w:val="20"/>
        </w:rPr>
        <w:t xml:space="preserve">to the extent that </w:t>
      </w:r>
      <w:r w:rsidR="009E78C9">
        <w:rPr>
          <w:sz w:val="20"/>
          <w:szCs w:val="20"/>
        </w:rPr>
        <w:t>B</w:t>
      </w:r>
      <w:r w:rsidR="00F72A0A">
        <w:rPr>
          <w:sz w:val="20"/>
          <w:szCs w:val="20"/>
        </w:rPr>
        <w:t>oard determine</w:t>
      </w:r>
      <w:r w:rsidR="00B264A0">
        <w:rPr>
          <w:sz w:val="20"/>
          <w:szCs w:val="20"/>
        </w:rPr>
        <w:t>,</w:t>
      </w:r>
      <w:r w:rsidR="00F72A0A">
        <w:rPr>
          <w:sz w:val="20"/>
          <w:szCs w:val="20"/>
        </w:rPr>
        <w:t xml:space="preserve"> where retained earnings are required for the Company to utilise for its business plans</w:t>
      </w:r>
      <w:r w:rsidR="00B264A0">
        <w:rPr>
          <w:sz w:val="20"/>
          <w:szCs w:val="20"/>
        </w:rPr>
        <w:t xml:space="preserve"> and manage its cash flow</w:t>
      </w:r>
      <w:r w:rsidR="00B9168C" w:rsidRPr="00A76AA2">
        <w:rPr>
          <w:sz w:val="20"/>
          <w:szCs w:val="20"/>
        </w:rPr>
        <w:t xml:space="preserve">. </w:t>
      </w:r>
    </w:p>
    <w:p w14:paraId="6A7F85EC" w14:textId="77777777" w:rsidR="002A4156" w:rsidRPr="00560C55" w:rsidRDefault="00211ADE" w:rsidP="00537808">
      <w:pPr>
        <w:pStyle w:val="Level1"/>
        <w:rPr>
          <w:sz w:val="20"/>
          <w:szCs w:val="20"/>
        </w:rPr>
      </w:pPr>
      <w:bookmarkStart w:id="74" w:name="_Toc445973992"/>
      <w:bookmarkStart w:id="75" w:name="_Toc158035997"/>
      <w:bookmarkStart w:id="76" w:name="a316164"/>
      <w:r w:rsidRPr="00560C55">
        <w:rPr>
          <w:sz w:val="20"/>
          <w:szCs w:val="20"/>
        </w:rPr>
        <w:t>Transfer of Shares</w:t>
      </w:r>
      <w:bookmarkEnd w:id="74"/>
      <w:bookmarkEnd w:id="75"/>
      <w:r w:rsidRPr="00560C55">
        <w:rPr>
          <w:sz w:val="20"/>
          <w:szCs w:val="20"/>
        </w:rPr>
        <w:t xml:space="preserve"> </w:t>
      </w:r>
      <w:bookmarkEnd w:id="76"/>
    </w:p>
    <w:p w14:paraId="39419696" w14:textId="77777777" w:rsidR="00893A95" w:rsidRPr="00E41E06" w:rsidRDefault="00211ADE" w:rsidP="00537808">
      <w:pPr>
        <w:pStyle w:val="Level2"/>
        <w:rPr>
          <w:sz w:val="20"/>
          <w:szCs w:val="20"/>
        </w:rPr>
      </w:pPr>
      <w:bookmarkStart w:id="77" w:name="_Ref144902944"/>
      <w:r w:rsidRPr="00560C55">
        <w:rPr>
          <w:sz w:val="20"/>
          <w:szCs w:val="20"/>
        </w:rPr>
        <w:t>No Shareholder shall create any Encumbrance over, transfer or otherwise dispose of or give any person any rights in or over any Share or any interest in any Share, except as permitted or required by this agreement</w:t>
      </w:r>
      <w:r w:rsidR="00560C55" w:rsidRPr="00560C55">
        <w:rPr>
          <w:sz w:val="20"/>
          <w:szCs w:val="20"/>
        </w:rPr>
        <w:t xml:space="preserve">, </w:t>
      </w:r>
      <w:r w:rsidRPr="00560C55">
        <w:rPr>
          <w:sz w:val="20"/>
          <w:szCs w:val="20"/>
        </w:rPr>
        <w:t>the Articles</w:t>
      </w:r>
      <w:r w:rsidR="00AE18F1">
        <w:rPr>
          <w:sz w:val="20"/>
          <w:szCs w:val="20"/>
        </w:rPr>
        <w:t xml:space="preserve">, </w:t>
      </w:r>
      <w:r w:rsidR="00560C55" w:rsidRPr="00560C55">
        <w:rPr>
          <w:sz w:val="20"/>
          <w:szCs w:val="20"/>
        </w:rPr>
        <w:t xml:space="preserve">or with </w:t>
      </w:r>
      <w:r w:rsidR="00560C55" w:rsidRPr="00E41E06">
        <w:rPr>
          <w:sz w:val="20"/>
          <w:szCs w:val="20"/>
        </w:rPr>
        <w:t>S</w:t>
      </w:r>
      <w:r w:rsidRPr="00E41E06">
        <w:rPr>
          <w:sz w:val="20"/>
          <w:szCs w:val="20"/>
        </w:rPr>
        <w:t>hareholder Consent.</w:t>
      </w:r>
      <w:bookmarkEnd w:id="77"/>
    </w:p>
    <w:p w14:paraId="243AC8E4" w14:textId="4573017F" w:rsidR="00893A95" w:rsidRPr="00E41E06" w:rsidRDefault="00211ADE" w:rsidP="00893A95">
      <w:pPr>
        <w:pStyle w:val="Level2"/>
        <w:rPr>
          <w:rFonts w:eastAsia="SimSun"/>
          <w:sz w:val="20"/>
          <w:szCs w:val="20"/>
        </w:rPr>
      </w:pPr>
      <w:r w:rsidRPr="00E41E06">
        <w:rPr>
          <w:rFonts w:eastAsia="SimSun"/>
          <w:sz w:val="20"/>
          <w:szCs w:val="20"/>
        </w:rPr>
        <w:t xml:space="preserve">The following </w:t>
      </w:r>
      <w:r w:rsidR="000E3240">
        <w:rPr>
          <w:rFonts w:eastAsia="SimSun"/>
          <w:sz w:val="20"/>
          <w:szCs w:val="20"/>
        </w:rPr>
        <w:t xml:space="preserve">Encumbrances and </w:t>
      </w:r>
      <w:r w:rsidR="00AE6F3C">
        <w:rPr>
          <w:rFonts w:eastAsia="SimSun"/>
          <w:sz w:val="20"/>
          <w:szCs w:val="20"/>
        </w:rPr>
        <w:t>t</w:t>
      </w:r>
      <w:r w:rsidRPr="00E41E06">
        <w:rPr>
          <w:rFonts w:eastAsia="SimSun"/>
          <w:sz w:val="20"/>
          <w:szCs w:val="20"/>
        </w:rPr>
        <w:t>ransfers of Shares shall not be subject to the provisions of clause 10.1 nor to the provisions of Article</w:t>
      </w:r>
      <w:r w:rsidR="0023412D">
        <w:rPr>
          <w:rFonts w:eastAsia="SimSun"/>
          <w:sz w:val="20"/>
          <w:szCs w:val="20"/>
        </w:rPr>
        <w:t xml:space="preserve"> 15</w:t>
      </w:r>
      <w:bookmarkStart w:id="78" w:name="_DV_M224"/>
      <w:bookmarkStart w:id="79" w:name="_DV_M225"/>
      <w:bookmarkStart w:id="80" w:name="_DV_M226"/>
      <w:bookmarkEnd w:id="78"/>
      <w:bookmarkEnd w:id="79"/>
      <w:bookmarkEnd w:id="80"/>
      <w:r w:rsidR="00AE6F3C">
        <w:rPr>
          <w:rFonts w:eastAsia="SimSun"/>
          <w:sz w:val="20"/>
          <w:szCs w:val="20"/>
        </w:rPr>
        <w:t xml:space="preserve"> of the Articles</w:t>
      </w:r>
      <w:r w:rsidRPr="00E41E06">
        <w:rPr>
          <w:rFonts w:eastAsia="SimSun"/>
          <w:sz w:val="20"/>
          <w:szCs w:val="20"/>
        </w:rPr>
        <w:t>:</w:t>
      </w:r>
    </w:p>
    <w:p w14:paraId="7E39A8D8" w14:textId="77777777" w:rsidR="00E41E06" w:rsidRPr="00E41E06" w:rsidRDefault="00211ADE" w:rsidP="00E41E06">
      <w:pPr>
        <w:pStyle w:val="Heading4"/>
        <w:widowControl w:val="0"/>
        <w:numPr>
          <w:ilvl w:val="3"/>
          <w:numId w:val="46"/>
        </w:numPr>
        <w:tabs>
          <w:tab w:val="left" w:pos="720"/>
          <w:tab w:val="num" w:pos="2880"/>
        </w:tabs>
        <w:autoSpaceDE w:val="0"/>
        <w:autoSpaceDN w:val="0"/>
        <w:adjustRightInd w:val="0"/>
        <w:ind w:left="1418" w:hanging="709"/>
        <w:rPr>
          <w:rFonts w:ascii="Arial" w:eastAsia="SimSun" w:hAnsi="Arial" w:cs="Arial"/>
          <w:sz w:val="20"/>
        </w:rPr>
      </w:pPr>
      <w:bookmarkStart w:id="81" w:name="_DV_M227"/>
      <w:bookmarkEnd w:id="81"/>
      <w:r w:rsidRPr="00E41E06">
        <w:rPr>
          <w:rFonts w:ascii="Arial" w:eastAsia="SimSun" w:hAnsi="Arial" w:cs="Arial"/>
          <w:sz w:val="20"/>
        </w:rPr>
        <w:t xml:space="preserve">Transfers </w:t>
      </w:r>
      <w:r>
        <w:rPr>
          <w:rFonts w:ascii="Arial" w:eastAsia="SimSun" w:hAnsi="Arial" w:cs="Arial"/>
          <w:sz w:val="20"/>
        </w:rPr>
        <w:t xml:space="preserve">of A Shares </w:t>
      </w:r>
      <w:r w:rsidRPr="00E41E06">
        <w:rPr>
          <w:rFonts w:ascii="Arial" w:eastAsia="SimSun" w:hAnsi="Arial" w:cs="Arial"/>
          <w:sz w:val="20"/>
        </w:rPr>
        <w:t>between the holders of the A Shares;</w:t>
      </w:r>
    </w:p>
    <w:p w14:paraId="050F5464" w14:textId="77777777" w:rsidR="00893A95" w:rsidRPr="00E41E06" w:rsidRDefault="00211ADE" w:rsidP="00E41E06">
      <w:pPr>
        <w:pStyle w:val="Heading4"/>
        <w:widowControl w:val="0"/>
        <w:numPr>
          <w:ilvl w:val="3"/>
          <w:numId w:val="46"/>
        </w:numPr>
        <w:tabs>
          <w:tab w:val="left" w:pos="720"/>
          <w:tab w:val="num" w:pos="2880"/>
        </w:tabs>
        <w:autoSpaceDE w:val="0"/>
        <w:autoSpaceDN w:val="0"/>
        <w:adjustRightInd w:val="0"/>
        <w:ind w:left="1418" w:hanging="709"/>
        <w:rPr>
          <w:rFonts w:ascii="Arial" w:eastAsia="SimSun" w:hAnsi="Arial" w:cs="Arial"/>
          <w:sz w:val="20"/>
        </w:rPr>
      </w:pPr>
      <w:r w:rsidRPr="00E41E06">
        <w:rPr>
          <w:rFonts w:ascii="Arial" w:eastAsia="SimSun" w:hAnsi="Arial" w:cs="Arial"/>
          <w:sz w:val="20"/>
        </w:rPr>
        <w:t>Transfers of A Shares made pursuant to Family Trusts</w:t>
      </w:r>
      <w:r>
        <w:rPr>
          <w:rFonts w:ascii="Arial" w:eastAsia="SimSun" w:hAnsi="Arial" w:cs="Arial"/>
          <w:sz w:val="20"/>
        </w:rPr>
        <w:t>;</w:t>
      </w:r>
    </w:p>
    <w:p w14:paraId="382545CA" w14:textId="754E2F78" w:rsidR="00893A95" w:rsidRDefault="00211ADE" w:rsidP="00E41E06">
      <w:pPr>
        <w:pStyle w:val="Heading4"/>
        <w:widowControl w:val="0"/>
        <w:numPr>
          <w:ilvl w:val="3"/>
          <w:numId w:val="46"/>
        </w:numPr>
        <w:tabs>
          <w:tab w:val="left" w:pos="720"/>
          <w:tab w:val="num" w:pos="2880"/>
        </w:tabs>
        <w:autoSpaceDE w:val="0"/>
        <w:autoSpaceDN w:val="0"/>
        <w:adjustRightInd w:val="0"/>
        <w:ind w:left="1418" w:hanging="709"/>
        <w:rPr>
          <w:rFonts w:ascii="Arial" w:eastAsia="SimSun" w:hAnsi="Arial" w:cs="Arial"/>
          <w:sz w:val="20"/>
        </w:rPr>
      </w:pPr>
      <w:bookmarkStart w:id="82" w:name="_DV_M228"/>
      <w:bookmarkEnd w:id="82"/>
      <w:r w:rsidRPr="00E41E06">
        <w:rPr>
          <w:rFonts w:ascii="Arial" w:eastAsia="SimSun" w:hAnsi="Arial" w:cs="Arial"/>
          <w:sz w:val="20"/>
        </w:rPr>
        <w:t xml:space="preserve">Transfers pursuant to </w:t>
      </w:r>
      <w:r w:rsidR="00E41E06" w:rsidRPr="00E41E06">
        <w:rPr>
          <w:rFonts w:ascii="Arial" w:eastAsia="SimSun" w:hAnsi="Arial" w:cs="Arial"/>
          <w:sz w:val="20"/>
        </w:rPr>
        <w:t xml:space="preserve">conversion </w:t>
      </w:r>
      <w:r w:rsidR="00E41E06">
        <w:rPr>
          <w:rFonts w:ascii="Arial" w:eastAsia="SimSun" w:hAnsi="Arial" w:cs="Arial"/>
          <w:sz w:val="20"/>
        </w:rPr>
        <w:t xml:space="preserve">of B Shares </w:t>
      </w:r>
      <w:r w:rsidR="00E41E06" w:rsidRPr="00E41E06">
        <w:rPr>
          <w:rFonts w:ascii="Arial" w:eastAsia="SimSun" w:hAnsi="Arial" w:cs="Arial"/>
          <w:sz w:val="20"/>
        </w:rPr>
        <w:t xml:space="preserve">into </w:t>
      </w:r>
      <w:r w:rsidRPr="00E41E06">
        <w:rPr>
          <w:rFonts w:ascii="Arial" w:eastAsia="SimSun" w:hAnsi="Arial" w:cs="Arial"/>
          <w:sz w:val="20"/>
        </w:rPr>
        <w:t>Deferred Shares</w:t>
      </w:r>
      <w:bookmarkStart w:id="83" w:name="_DV_M229"/>
      <w:bookmarkStart w:id="84" w:name="_DV_M230"/>
      <w:bookmarkEnd w:id="83"/>
      <w:bookmarkEnd w:id="84"/>
      <w:r w:rsidR="000E3240">
        <w:rPr>
          <w:rFonts w:ascii="Arial" w:eastAsia="SimSun" w:hAnsi="Arial" w:cs="Arial"/>
          <w:sz w:val="20"/>
        </w:rPr>
        <w:t>; and</w:t>
      </w:r>
    </w:p>
    <w:p w14:paraId="7160156E" w14:textId="57DC45C4" w:rsidR="000E3240" w:rsidRDefault="000E3240" w:rsidP="00E41E06">
      <w:pPr>
        <w:pStyle w:val="Heading4"/>
        <w:widowControl w:val="0"/>
        <w:numPr>
          <w:ilvl w:val="3"/>
          <w:numId w:val="46"/>
        </w:numPr>
        <w:tabs>
          <w:tab w:val="left" w:pos="720"/>
          <w:tab w:val="num" w:pos="2880"/>
        </w:tabs>
        <w:autoSpaceDE w:val="0"/>
        <w:autoSpaceDN w:val="0"/>
        <w:adjustRightInd w:val="0"/>
        <w:ind w:left="1418" w:hanging="709"/>
        <w:rPr>
          <w:rFonts w:ascii="Arial" w:eastAsia="SimSun" w:hAnsi="Arial" w:cs="Arial"/>
          <w:sz w:val="20"/>
        </w:rPr>
      </w:pPr>
      <w:r>
        <w:rPr>
          <w:rFonts w:ascii="Arial" w:eastAsia="SimSun" w:hAnsi="Arial" w:cs="Arial"/>
          <w:sz w:val="20"/>
        </w:rPr>
        <w:t>Any charge</w:t>
      </w:r>
      <w:r w:rsidR="007F4740">
        <w:rPr>
          <w:rFonts w:ascii="Arial" w:eastAsia="SimSun" w:hAnsi="Arial" w:cs="Arial"/>
          <w:sz w:val="20"/>
        </w:rPr>
        <w:t xml:space="preserve"> or other security</w:t>
      </w:r>
      <w:r>
        <w:rPr>
          <w:rFonts w:ascii="Arial" w:eastAsia="SimSun" w:hAnsi="Arial" w:cs="Arial"/>
          <w:sz w:val="20"/>
        </w:rPr>
        <w:t xml:space="preserve"> over shares granted over Shares pursuant to the terms of the Eris Loan Agreements and any </w:t>
      </w:r>
      <w:r w:rsidR="00211ADE">
        <w:rPr>
          <w:rFonts w:ascii="Arial" w:eastAsia="SimSun" w:hAnsi="Arial" w:cs="Arial"/>
          <w:sz w:val="20"/>
        </w:rPr>
        <w:t xml:space="preserve">transfers arising from the enforcement of </w:t>
      </w:r>
      <w:r w:rsidR="007F4740">
        <w:rPr>
          <w:rFonts w:ascii="Arial" w:eastAsia="SimSun" w:hAnsi="Arial" w:cs="Arial"/>
          <w:sz w:val="20"/>
        </w:rPr>
        <w:t xml:space="preserve">such </w:t>
      </w:r>
      <w:proofErr w:type="gramStart"/>
      <w:r w:rsidR="007F4740">
        <w:rPr>
          <w:rFonts w:ascii="Arial" w:eastAsia="SimSun" w:hAnsi="Arial" w:cs="Arial"/>
          <w:sz w:val="20"/>
        </w:rPr>
        <w:t>security</w:t>
      </w:r>
      <w:r>
        <w:rPr>
          <w:rFonts w:ascii="Arial" w:eastAsia="SimSun" w:hAnsi="Arial" w:cs="Arial"/>
          <w:sz w:val="20"/>
        </w:rPr>
        <w:t>;</w:t>
      </w:r>
      <w:proofErr w:type="gramEnd"/>
    </w:p>
    <w:p w14:paraId="08F31879" w14:textId="77777777" w:rsidR="00E41E06" w:rsidRPr="00E41E06" w:rsidRDefault="00E41E06" w:rsidP="00E41E06">
      <w:pPr>
        <w:pStyle w:val="Heading4"/>
        <w:widowControl w:val="0"/>
        <w:numPr>
          <w:ilvl w:val="0"/>
          <w:numId w:val="0"/>
        </w:numPr>
        <w:tabs>
          <w:tab w:val="left" w:pos="720"/>
        </w:tabs>
        <w:autoSpaceDE w:val="0"/>
        <w:autoSpaceDN w:val="0"/>
        <w:adjustRightInd w:val="0"/>
        <w:ind w:left="1418"/>
        <w:rPr>
          <w:rFonts w:ascii="Arial" w:eastAsia="SimSun" w:hAnsi="Arial" w:cs="Arial"/>
          <w:sz w:val="20"/>
        </w:rPr>
      </w:pPr>
    </w:p>
    <w:p w14:paraId="70FE955F" w14:textId="77777777" w:rsidR="00AE18F1" w:rsidRPr="00560C55" w:rsidRDefault="00211ADE" w:rsidP="00537808">
      <w:pPr>
        <w:pStyle w:val="Level2"/>
        <w:rPr>
          <w:sz w:val="20"/>
          <w:szCs w:val="20"/>
        </w:rPr>
      </w:pPr>
      <w:r>
        <w:rPr>
          <w:sz w:val="20"/>
          <w:szCs w:val="20"/>
        </w:rPr>
        <w:t xml:space="preserve">Notwithstanding clause </w:t>
      </w:r>
      <w:r w:rsidRPr="00416929">
        <w:rPr>
          <w:sz w:val="20"/>
          <w:szCs w:val="20"/>
        </w:rPr>
        <w:fldChar w:fldCharType="begin"/>
      </w:r>
      <w:r w:rsidRPr="00416929">
        <w:rPr>
          <w:sz w:val="20"/>
          <w:szCs w:val="20"/>
        </w:rPr>
        <w:instrText xml:space="preserve"> REF _Ref144902944 \r \h </w:instrText>
      </w:r>
      <w:r w:rsidRPr="00416929">
        <w:rPr>
          <w:sz w:val="20"/>
          <w:szCs w:val="20"/>
        </w:rPr>
      </w:r>
      <w:r w:rsidRPr="00416929">
        <w:rPr>
          <w:sz w:val="20"/>
          <w:szCs w:val="20"/>
        </w:rPr>
        <w:fldChar w:fldCharType="separate"/>
      </w:r>
      <w:r w:rsidR="00416929" w:rsidRPr="00416929">
        <w:rPr>
          <w:sz w:val="20"/>
          <w:szCs w:val="20"/>
        </w:rPr>
        <w:t>10.1</w:t>
      </w:r>
      <w:r w:rsidRPr="00416929">
        <w:rPr>
          <w:sz w:val="20"/>
          <w:szCs w:val="20"/>
        </w:rPr>
        <w:fldChar w:fldCharType="end"/>
      </w:r>
      <w:r w:rsidR="00F72A0A">
        <w:rPr>
          <w:sz w:val="20"/>
          <w:szCs w:val="20"/>
        </w:rPr>
        <w:t xml:space="preserve"> and subject to clause 10.2</w:t>
      </w:r>
      <w:r w:rsidR="007E5559">
        <w:rPr>
          <w:sz w:val="20"/>
          <w:szCs w:val="20"/>
        </w:rPr>
        <w:t xml:space="preserve">, no Shareholder shall transfer or otherwise dispose of or give any person any rights in or over any Share or any interest </w:t>
      </w:r>
      <w:r w:rsidR="007E5559">
        <w:rPr>
          <w:sz w:val="20"/>
          <w:szCs w:val="20"/>
        </w:rPr>
        <w:lastRenderedPageBreak/>
        <w:t xml:space="preserve">in any Share prior to the third anniversary </w:t>
      </w:r>
      <w:r w:rsidR="00DE0C24">
        <w:rPr>
          <w:sz w:val="20"/>
          <w:szCs w:val="20"/>
        </w:rPr>
        <w:t>of the date of this Agreement without Shareholder Consent.</w:t>
      </w:r>
    </w:p>
    <w:p w14:paraId="71B55F49" w14:textId="77777777" w:rsidR="002A4156" w:rsidRPr="00560C55" w:rsidRDefault="00211ADE" w:rsidP="00537808">
      <w:pPr>
        <w:pStyle w:val="Level2"/>
        <w:rPr>
          <w:sz w:val="20"/>
          <w:szCs w:val="20"/>
        </w:rPr>
      </w:pPr>
      <w:r w:rsidRPr="00560C55">
        <w:rPr>
          <w:sz w:val="20"/>
          <w:szCs w:val="20"/>
        </w:rPr>
        <w:t xml:space="preserve">Subject to clause </w:t>
      </w:r>
      <w:r w:rsidRPr="00416929">
        <w:rPr>
          <w:sz w:val="20"/>
          <w:szCs w:val="20"/>
        </w:rPr>
        <w:fldChar w:fldCharType="begin"/>
      </w:r>
      <w:r w:rsidRPr="00416929">
        <w:rPr>
          <w:sz w:val="20"/>
          <w:szCs w:val="20"/>
        </w:rPr>
        <w:instrText xml:space="preserve">REF "a407514" \h \w </w:instrText>
      </w:r>
      <w:r w:rsidR="000D6DD1" w:rsidRPr="00416929">
        <w:rPr>
          <w:sz w:val="20"/>
          <w:szCs w:val="20"/>
        </w:rPr>
        <w:instrText xml:space="preserve"> \* MERGEFORMAT </w:instrText>
      </w:r>
      <w:r w:rsidRPr="00416929">
        <w:rPr>
          <w:sz w:val="20"/>
          <w:szCs w:val="20"/>
        </w:rPr>
      </w:r>
      <w:r w:rsidRPr="00416929">
        <w:rPr>
          <w:sz w:val="20"/>
          <w:szCs w:val="20"/>
        </w:rPr>
        <w:fldChar w:fldCharType="separate"/>
      </w:r>
      <w:r w:rsidR="00416929" w:rsidRPr="00416929">
        <w:rPr>
          <w:sz w:val="20"/>
          <w:szCs w:val="20"/>
        </w:rPr>
        <w:t>10.6</w:t>
      </w:r>
      <w:r w:rsidRPr="00416929">
        <w:rPr>
          <w:sz w:val="20"/>
          <w:szCs w:val="20"/>
        </w:rPr>
        <w:fldChar w:fldCharType="end"/>
      </w:r>
      <w:r w:rsidRPr="00560C55">
        <w:rPr>
          <w:sz w:val="20"/>
          <w:szCs w:val="20"/>
        </w:rPr>
        <w:t>, the Board shall register any duly stamped transfer made in accordance with this agreement and the Articles</w:t>
      </w:r>
      <w:r w:rsidR="007E6F4C" w:rsidRPr="00560C55">
        <w:rPr>
          <w:sz w:val="20"/>
          <w:szCs w:val="20"/>
        </w:rPr>
        <w:t>,</w:t>
      </w:r>
      <w:r w:rsidRPr="00560C55">
        <w:rPr>
          <w:sz w:val="20"/>
          <w:szCs w:val="20"/>
        </w:rPr>
        <w:t xml:space="preserve"> unless it suspects that the proposed transfer may be fraudulent.</w:t>
      </w:r>
    </w:p>
    <w:p w14:paraId="5615646F" w14:textId="77777777" w:rsidR="002A4156" w:rsidRPr="00560C55" w:rsidRDefault="00211ADE" w:rsidP="00537808">
      <w:pPr>
        <w:pStyle w:val="Level2"/>
        <w:rPr>
          <w:sz w:val="20"/>
          <w:szCs w:val="20"/>
        </w:rPr>
      </w:pPr>
      <w:r w:rsidRPr="00560C55">
        <w:rPr>
          <w:sz w:val="20"/>
          <w:szCs w:val="20"/>
        </w:rPr>
        <w:t>If, following a transfer of Shares in accordance with this agreement and the Articles, a Shareholder will hold no further Shares (excluding any Shares held by his personal representatives, successors and permitted assigns):</w:t>
      </w:r>
    </w:p>
    <w:p w14:paraId="0DBAEC57" w14:textId="77777777" w:rsidR="002A4156" w:rsidRPr="00560C55" w:rsidRDefault="00211ADE" w:rsidP="00537808">
      <w:pPr>
        <w:pStyle w:val="Level3"/>
        <w:rPr>
          <w:sz w:val="20"/>
          <w:szCs w:val="20"/>
        </w:rPr>
      </w:pPr>
      <w:r w:rsidRPr="00560C55">
        <w:rPr>
          <w:sz w:val="20"/>
          <w:szCs w:val="20"/>
        </w:rPr>
        <w:t>the Shareholder shall deliver, or procure that there are delivered, to the Company his resignation as a director of the Company and resignations from any directors appointed by him, such resignations to take effect at completion of the sale of the Shares; an</w:t>
      </w:r>
      <w:r w:rsidR="007C348F" w:rsidRPr="00560C55">
        <w:rPr>
          <w:sz w:val="20"/>
          <w:szCs w:val="20"/>
        </w:rPr>
        <w:t>d</w:t>
      </w:r>
    </w:p>
    <w:p w14:paraId="57097C4D" w14:textId="77777777" w:rsidR="002A4156" w:rsidRPr="00560C55" w:rsidRDefault="00211ADE" w:rsidP="00537808">
      <w:pPr>
        <w:pStyle w:val="Level3"/>
        <w:rPr>
          <w:sz w:val="20"/>
          <w:szCs w:val="20"/>
        </w:rPr>
      </w:pPr>
      <w:r w:rsidRPr="00560C55">
        <w:rPr>
          <w:sz w:val="20"/>
          <w:szCs w:val="20"/>
        </w:rPr>
        <w:t>on completion of the sale of Shares the Shareholder shall, subject to:</w:t>
      </w:r>
    </w:p>
    <w:p w14:paraId="21F286BE" w14:textId="77777777" w:rsidR="002A4156" w:rsidRPr="00560C55" w:rsidRDefault="00211ADE" w:rsidP="00537808">
      <w:pPr>
        <w:pStyle w:val="Level4"/>
        <w:rPr>
          <w:sz w:val="20"/>
          <w:szCs w:val="20"/>
        </w:rPr>
      </w:pPr>
      <w:r w:rsidRPr="00560C55">
        <w:rPr>
          <w:sz w:val="20"/>
          <w:szCs w:val="20"/>
        </w:rPr>
        <w:t xml:space="preserve">Clause </w:t>
      </w:r>
      <w:r w:rsidRPr="00416929">
        <w:rPr>
          <w:sz w:val="20"/>
          <w:szCs w:val="20"/>
        </w:rPr>
        <w:fldChar w:fldCharType="begin"/>
      </w:r>
      <w:r w:rsidRPr="00416929">
        <w:rPr>
          <w:sz w:val="20"/>
          <w:szCs w:val="20"/>
        </w:rPr>
        <w:instrText xml:space="preserve">REF "a407514" \h \w </w:instrText>
      </w:r>
      <w:r w:rsidR="000D6DD1" w:rsidRPr="00416929">
        <w:rPr>
          <w:sz w:val="20"/>
          <w:szCs w:val="20"/>
        </w:rPr>
        <w:instrText xml:space="preserve"> \* MERGEFORMAT </w:instrText>
      </w:r>
      <w:r w:rsidRPr="00416929">
        <w:rPr>
          <w:sz w:val="20"/>
          <w:szCs w:val="20"/>
        </w:rPr>
      </w:r>
      <w:r w:rsidRPr="00416929">
        <w:rPr>
          <w:sz w:val="20"/>
          <w:szCs w:val="20"/>
        </w:rPr>
        <w:fldChar w:fldCharType="separate"/>
      </w:r>
      <w:r w:rsidR="00416929" w:rsidRPr="00416929">
        <w:rPr>
          <w:sz w:val="20"/>
          <w:szCs w:val="20"/>
        </w:rPr>
        <w:t>10.6</w:t>
      </w:r>
      <w:r w:rsidRPr="00416929">
        <w:rPr>
          <w:sz w:val="20"/>
          <w:szCs w:val="20"/>
        </w:rPr>
        <w:fldChar w:fldCharType="end"/>
      </w:r>
      <w:r w:rsidRPr="00560C55">
        <w:rPr>
          <w:sz w:val="20"/>
          <w:szCs w:val="20"/>
        </w:rPr>
        <w:t>; and</w:t>
      </w:r>
    </w:p>
    <w:p w14:paraId="7027E8A8" w14:textId="77777777" w:rsidR="002A4156" w:rsidRPr="00560C55" w:rsidRDefault="00211ADE" w:rsidP="00537808">
      <w:pPr>
        <w:pStyle w:val="Level4"/>
        <w:rPr>
          <w:sz w:val="20"/>
          <w:szCs w:val="20"/>
        </w:rPr>
      </w:pPr>
      <w:r w:rsidRPr="00560C55">
        <w:rPr>
          <w:sz w:val="20"/>
          <w:szCs w:val="20"/>
        </w:rPr>
        <w:t xml:space="preserve">those provisions of this agreement referred to in clause </w:t>
      </w:r>
      <w:r w:rsidRPr="00416929">
        <w:rPr>
          <w:sz w:val="20"/>
          <w:szCs w:val="20"/>
        </w:rPr>
        <w:fldChar w:fldCharType="begin"/>
      </w:r>
      <w:r w:rsidRPr="00416929">
        <w:rPr>
          <w:sz w:val="20"/>
          <w:szCs w:val="20"/>
        </w:rPr>
        <w:instrText xml:space="preserve">REF "a835900" \h \w </w:instrText>
      </w:r>
      <w:r w:rsidR="000D6DD1" w:rsidRPr="00416929">
        <w:rPr>
          <w:sz w:val="20"/>
          <w:szCs w:val="20"/>
        </w:rPr>
        <w:instrText xml:space="preserve"> \* MERGEFORMAT </w:instrText>
      </w:r>
      <w:r w:rsidRPr="00416929">
        <w:rPr>
          <w:sz w:val="20"/>
          <w:szCs w:val="20"/>
        </w:rPr>
      </w:r>
      <w:r w:rsidRPr="00416929">
        <w:rPr>
          <w:sz w:val="20"/>
          <w:szCs w:val="20"/>
        </w:rPr>
        <w:fldChar w:fldCharType="separate"/>
      </w:r>
      <w:r w:rsidR="00416929" w:rsidRPr="00416929">
        <w:rPr>
          <w:sz w:val="20"/>
          <w:szCs w:val="20"/>
        </w:rPr>
        <w:t>14.2</w:t>
      </w:r>
      <w:r w:rsidRPr="00416929">
        <w:rPr>
          <w:sz w:val="20"/>
          <w:szCs w:val="20"/>
        </w:rPr>
        <w:fldChar w:fldCharType="end"/>
      </w:r>
      <w:r w:rsidRPr="00560C55">
        <w:rPr>
          <w:sz w:val="20"/>
          <w:szCs w:val="20"/>
        </w:rPr>
        <w:t>, which shall continue in force in relation to that Shareholder,</w:t>
      </w:r>
    </w:p>
    <w:p w14:paraId="461579BB" w14:textId="77777777" w:rsidR="002A4156" w:rsidRPr="00560C55" w:rsidRDefault="00211ADE" w:rsidP="000D6DD1">
      <w:pPr>
        <w:pStyle w:val="Body3"/>
        <w:rPr>
          <w:sz w:val="20"/>
          <w:szCs w:val="20"/>
        </w:rPr>
      </w:pPr>
      <w:r w:rsidRPr="00560C55">
        <w:rPr>
          <w:sz w:val="20"/>
          <w:szCs w:val="20"/>
        </w:rPr>
        <w:t>automatically cease to be a party to this agreement, but such cessation shall not affect any rights, remedies, obligations or liabilities of that Shareholder which existed at or before the date of cessation.</w:t>
      </w:r>
    </w:p>
    <w:p w14:paraId="40EBC8C9" w14:textId="77777777" w:rsidR="002A4156" w:rsidRPr="003312B8" w:rsidRDefault="00211ADE" w:rsidP="00537808">
      <w:pPr>
        <w:pStyle w:val="Level2"/>
        <w:rPr>
          <w:sz w:val="20"/>
          <w:szCs w:val="20"/>
        </w:rPr>
      </w:pPr>
      <w:bookmarkStart w:id="85" w:name="a407514"/>
      <w:r w:rsidRPr="003312B8">
        <w:rPr>
          <w:sz w:val="20"/>
          <w:szCs w:val="20"/>
        </w:rPr>
        <w:t xml:space="preserve">Subject to clause </w:t>
      </w:r>
      <w:r w:rsidR="00F72A0A">
        <w:rPr>
          <w:sz w:val="20"/>
          <w:szCs w:val="20"/>
        </w:rPr>
        <w:t>10.2 and clause 10.7</w:t>
      </w:r>
      <w:r w:rsidRPr="003312B8">
        <w:rPr>
          <w:sz w:val="20"/>
          <w:szCs w:val="20"/>
        </w:rPr>
        <w:t>, no Shareholder shall, except with Shareholder Consent, sell, transfer or otherwise dispose of any Shares to any person who is not a party to this agreement without first obtaining from that person a Deed of Adherence in favour of the other parties.</w:t>
      </w:r>
      <w:bookmarkEnd w:id="85"/>
    </w:p>
    <w:p w14:paraId="14D6CE62" w14:textId="15E9B04C" w:rsidR="00B11990" w:rsidRDefault="00211ADE" w:rsidP="00B11990">
      <w:pPr>
        <w:pStyle w:val="Level2"/>
        <w:rPr>
          <w:sz w:val="20"/>
          <w:szCs w:val="20"/>
        </w:rPr>
      </w:pPr>
      <w:bookmarkStart w:id="86" w:name="a524237"/>
      <w:r w:rsidRPr="003312B8">
        <w:rPr>
          <w:sz w:val="20"/>
          <w:szCs w:val="20"/>
        </w:rPr>
        <w:t xml:space="preserve">In the event </w:t>
      </w:r>
      <w:r w:rsidR="00B11990">
        <w:rPr>
          <w:sz w:val="20"/>
          <w:szCs w:val="20"/>
        </w:rPr>
        <w:t xml:space="preserve">a Shareholder is in material breach of this agreement, which breach which is not remedied or </w:t>
      </w:r>
      <w:proofErr w:type="spellStart"/>
      <w:r w:rsidR="00B11990">
        <w:rPr>
          <w:sz w:val="20"/>
          <w:szCs w:val="20"/>
        </w:rPr>
        <w:t>can not</w:t>
      </w:r>
      <w:proofErr w:type="spellEnd"/>
      <w:r w:rsidR="00B11990">
        <w:rPr>
          <w:sz w:val="20"/>
          <w:szCs w:val="20"/>
        </w:rPr>
        <w:t xml:space="preserve"> be remedied within 14 days of the breach b</w:t>
      </w:r>
      <w:r w:rsidR="004349F2">
        <w:rPr>
          <w:sz w:val="20"/>
          <w:szCs w:val="20"/>
        </w:rPr>
        <w:t>e</w:t>
      </w:r>
      <w:r w:rsidR="00B11990">
        <w:rPr>
          <w:sz w:val="20"/>
          <w:szCs w:val="20"/>
        </w:rPr>
        <w:t xml:space="preserve">ing notified to that Shareholder (it being understood that such delay of 14 days to remedy it (provided it is by then remedied) shall not be determined to be an </w:t>
      </w:r>
      <w:proofErr w:type="spellStart"/>
      <w:r w:rsidR="00B11990">
        <w:rPr>
          <w:sz w:val="20"/>
          <w:szCs w:val="20"/>
        </w:rPr>
        <w:t>irremedial</w:t>
      </w:r>
      <w:proofErr w:type="spellEnd"/>
      <w:r w:rsidR="00B11990">
        <w:rPr>
          <w:sz w:val="20"/>
          <w:szCs w:val="20"/>
        </w:rPr>
        <w:t xml:space="preserve"> breach itself because of the passage of time to remedy), </w:t>
      </w:r>
      <w:r w:rsidR="00B11990" w:rsidRPr="003312B8">
        <w:rPr>
          <w:sz w:val="20"/>
          <w:szCs w:val="20"/>
        </w:rPr>
        <w:t xml:space="preserve">that Shareholder shall be deemed to have served a Sale Notice under </w:t>
      </w:r>
      <w:r w:rsidR="00B11990">
        <w:rPr>
          <w:sz w:val="20"/>
          <w:szCs w:val="20"/>
        </w:rPr>
        <w:t xml:space="preserve">article 15 of </w:t>
      </w:r>
      <w:r w:rsidR="00B11990" w:rsidRPr="003312B8">
        <w:rPr>
          <w:sz w:val="20"/>
          <w:szCs w:val="20"/>
        </w:rPr>
        <w:t>the Articles</w:t>
      </w:r>
      <w:r w:rsidR="00B11990">
        <w:rPr>
          <w:sz w:val="20"/>
          <w:szCs w:val="20"/>
        </w:rPr>
        <w:t xml:space="preserve"> in respect of all of his A Shares and article 15 shall apply to all of those Share</w:t>
      </w:r>
      <w:r w:rsidR="004349F2">
        <w:rPr>
          <w:sz w:val="20"/>
          <w:szCs w:val="20"/>
        </w:rPr>
        <w:t xml:space="preserve"> and the Price shall be the Fair Value ((as calculated pursuant to article 16.4 of the Articles)</w:t>
      </w:r>
      <w:r w:rsidR="00B11990">
        <w:rPr>
          <w:sz w:val="20"/>
          <w:szCs w:val="20"/>
        </w:rPr>
        <w:t xml:space="preserve">. In the event that, in respect </w:t>
      </w:r>
      <w:r w:rsidR="00BE3E8B">
        <w:rPr>
          <w:sz w:val="20"/>
          <w:szCs w:val="20"/>
        </w:rPr>
        <w:t>of Owen Thomas or Anthony Hughes being</w:t>
      </w:r>
      <w:r w:rsidRPr="003312B8">
        <w:rPr>
          <w:sz w:val="20"/>
          <w:szCs w:val="20"/>
        </w:rPr>
        <w:t xml:space="preserve"> in material breach of this </w:t>
      </w:r>
      <w:r>
        <w:rPr>
          <w:sz w:val="20"/>
          <w:szCs w:val="20"/>
        </w:rPr>
        <w:t>a</w:t>
      </w:r>
      <w:r w:rsidRPr="003312B8">
        <w:rPr>
          <w:sz w:val="20"/>
          <w:szCs w:val="20"/>
        </w:rPr>
        <w:t>greement</w:t>
      </w:r>
      <w:r w:rsidR="00B11990">
        <w:rPr>
          <w:sz w:val="20"/>
          <w:szCs w:val="20"/>
        </w:rPr>
        <w:t>,</w:t>
      </w:r>
      <w:r w:rsidR="004349F2">
        <w:rPr>
          <w:sz w:val="20"/>
          <w:szCs w:val="20"/>
        </w:rPr>
        <w:t xml:space="preserve"> but only</w:t>
      </w:r>
      <w:r w:rsidR="00B11990">
        <w:rPr>
          <w:sz w:val="20"/>
          <w:szCs w:val="20"/>
        </w:rPr>
        <w:t xml:space="preserve"> in respect of </w:t>
      </w:r>
      <w:r w:rsidR="004349F2">
        <w:rPr>
          <w:sz w:val="20"/>
          <w:szCs w:val="20"/>
        </w:rPr>
        <w:t xml:space="preserve">one of them </w:t>
      </w:r>
      <w:r w:rsidR="00B11990">
        <w:rPr>
          <w:sz w:val="20"/>
          <w:szCs w:val="20"/>
        </w:rPr>
        <w:t xml:space="preserve">failing </w:t>
      </w:r>
      <w:r w:rsidR="004349F2">
        <w:rPr>
          <w:sz w:val="20"/>
          <w:szCs w:val="20"/>
        </w:rPr>
        <w:t xml:space="preserve">and/or refusing </w:t>
      </w:r>
      <w:r w:rsidR="00B11990">
        <w:rPr>
          <w:sz w:val="20"/>
          <w:szCs w:val="20"/>
        </w:rPr>
        <w:t xml:space="preserve">to adopt business plans whilst they are </w:t>
      </w:r>
      <w:r w:rsidR="004349F2">
        <w:rPr>
          <w:sz w:val="20"/>
          <w:szCs w:val="20"/>
        </w:rPr>
        <w:t xml:space="preserve">both </w:t>
      </w:r>
      <w:r w:rsidR="00B11990">
        <w:rPr>
          <w:sz w:val="20"/>
          <w:szCs w:val="20"/>
        </w:rPr>
        <w:t>a majority of the directors on the Board</w:t>
      </w:r>
      <w:r w:rsidRPr="003312B8">
        <w:rPr>
          <w:sz w:val="20"/>
          <w:szCs w:val="20"/>
        </w:rPr>
        <w:t>, which is not</w:t>
      </w:r>
      <w:r w:rsidR="00560C55" w:rsidRPr="003312B8">
        <w:rPr>
          <w:sz w:val="20"/>
          <w:szCs w:val="20"/>
        </w:rPr>
        <w:t xml:space="preserve"> remedied</w:t>
      </w:r>
      <w:r w:rsidRPr="003312B8">
        <w:rPr>
          <w:sz w:val="20"/>
          <w:szCs w:val="20"/>
        </w:rPr>
        <w:t xml:space="preserve"> or cannot be remedied within 14 days of th</w:t>
      </w:r>
      <w:r w:rsidR="00B11990">
        <w:rPr>
          <w:sz w:val="20"/>
          <w:szCs w:val="20"/>
        </w:rPr>
        <w:t>at</w:t>
      </w:r>
      <w:r w:rsidRPr="003312B8">
        <w:rPr>
          <w:sz w:val="20"/>
          <w:szCs w:val="20"/>
        </w:rPr>
        <w:t xml:space="preserve"> breach</w:t>
      </w:r>
      <w:r w:rsidR="004349F2">
        <w:rPr>
          <w:sz w:val="20"/>
          <w:szCs w:val="20"/>
        </w:rPr>
        <w:t xml:space="preserve"> being notified to them (it being understood that such delay of 14 days to remedy it (provided it is by then remedied) shall not be determined to be an </w:t>
      </w:r>
      <w:proofErr w:type="spellStart"/>
      <w:r w:rsidR="004349F2">
        <w:rPr>
          <w:sz w:val="20"/>
          <w:szCs w:val="20"/>
        </w:rPr>
        <w:t>irremedial</w:t>
      </w:r>
      <w:proofErr w:type="spellEnd"/>
      <w:r w:rsidR="004349F2">
        <w:rPr>
          <w:sz w:val="20"/>
          <w:szCs w:val="20"/>
        </w:rPr>
        <w:t xml:space="preserve"> breach itself because of the passage of time to remedy)</w:t>
      </w:r>
      <w:r w:rsidRPr="003312B8">
        <w:rPr>
          <w:sz w:val="20"/>
          <w:szCs w:val="20"/>
        </w:rPr>
        <w:t>, th</w:t>
      </w:r>
      <w:r w:rsidR="00B11990">
        <w:rPr>
          <w:sz w:val="20"/>
          <w:szCs w:val="20"/>
        </w:rPr>
        <w:t>e</w:t>
      </w:r>
      <w:r w:rsidR="004349F2">
        <w:rPr>
          <w:sz w:val="20"/>
          <w:szCs w:val="20"/>
        </w:rPr>
        <w:t xml:space="preserve"> applicable one or both of Owen Thomas or Anthony Huges who has failed and/or refused to so adopt a business plan,</w:t>
      </w:r>
      <w:r w:rsidR="00B11990">
        <w:rPr>
          <w:sz w:val="20"/>
          <w:szCs w:val="20"/>
        </w:rPr>
        <w:t xml:space="preserve"> </w:t>
      </w:r>
      <w:r w:rsidRPr="003312B8">
        <w:rPr>
          <w:sz w:val="20"/>
          <w:szCs w:val="20"/>
        </w:rPr>
        <w:t xml:space="preserve">shall be deemed to have served a Sale Notice under </w:t>
      </w:r>
      <w:r w:rsidR="00BE3E8B">
        <w:rPr>
          <w:sz w:val="20"/>
          <w:szCs w:val="20"/>
        </w:rPr>
        <w:t xml:space="preserve">article 15 of </w:t>
      </w:r>
      <w:r w:rsidRPr="003312B8">
        <w:rPr>
          <w:sz w:val="20"/>
          <w:szCs w:val="20"/>
        </w:rPr>
        <w:t>the Articles</w:t>
      </w:r>
      <w:r w:rsidR="00BE3E8B">
        <w:rPr>
          <w:sz w:val="20"/>
          <w:szCs w:val="20"/>
        </w:rPr>
        <w:t xml:space="preserve"> in respect of all of </w:t>
      </w:r>
      <w:r w:rsidR="00B11990">
        <w:rPr>
          <w:sz w:val="20"/>
          <w:szCs w:val="20"/>
        </w:rPr>
        <w:t>their</w:t>
      </w:r>
      <w:r w:rsidR="00BE3E8B">
        <w:rPr>
          <w:sz w:val="20"/>
          <w:szCs w:val="20"/>
        </w:rPr>
        <w:t xml:space="preserve"> A Shares and article 15 shall apply to all of those Share</w:t>
      </w:r>
      <w:r w:rsidR="004349F2">
        <w:rPr>
          <w:sz w:val="20"/>
          <w:szCs w:val="20"/>
        </w:rPr>
        <w:t>s</w:t>
      </w:r>
      <w:r w:rsidR="00BE3E8B">
        <w:rPr>
          <w:sz w:val="20"/>
          <w:szCs w:val="20"/>
        </w:rPr>
        <w:t xml:space="preserve"> except that the Price of those shares shall be 50% of the Fa</w:t>
      </w:r>
      <w:r w:rsidR="00B231F2">
        <w:rPr>
          <w:sz w:val="20"/>
          <w:szCs w:val="20"/>
        </w:rPr>
        <w:t>ir Value (as calculated pursuant to article 16.4 of the Articles</w:t>
      </w:r>
      <w:r w:rsidR="004349F2">
        <w:rPr>
          <w:sz w:val="20"/>
          <w:szCs w:val="20"/>
        </w:rPr>
        <w:t>)</w:t>
      </w:r>
      <w:r w:rsidR="00B231F2">
        <w:rPr>
          <w:sz w:val="20"/>
          <w:szCs w:val="20"/>
        </w:rPr>
        <w:t>.</w:t>
      </w:r>
      <w:bookmarkStart w:id="87" w:name="_Ref_ContractCompanion_9kb9Ur01B"/>
      <w:r w:rsidR="00B11990">
        <w:rPr>
          <w:sz w:val="20"/>
          <w:szCs w:val="20"/>
        </w:rPr>
        <w:t xml:space="preserve"> </w:t>
      </w:r>
    </w:p>
    <w:p w14:paraId="3082964C" w14:textId="0FB84106" w:rsidR="003312B8" w:rsidRDefault="003312B8" w:rsidP="004349F2">
      <w:pPr>
        <w:pStyle w:val="Level2"/>
        <w:numPr>
          <w:ilvl w:val="0"/>
          <w:numId w:val="0"/>
        </w:numPr>
        <w:ind w:left="680"/>
        <w:rPr>
          <w:sz w:val="20"/>
          <w:szCs w:val="20"/>
        </w:rPr>
      </w:pPr>
    </w:p>
    <w:p w14:paraId="1CCC9BD5" w14:textId="77777777" w:rsidR="00615E85" w:rsidRPr="00145C68" w:rsidRDefault="00211ADE" w:rsidP="00537808">
      <w:pPr>
        <w:pStyle w:val="Level1"/>
        <w:rPr>
          <w:sz w:val="20"/>
          <w:szCs w:val="20"/>
        </w:rPr>
      </w:pPr>
      <w:bookmarkStart w:id="88" w:name="_Toc158035998"/>
      <w:bookmarkStart w:id="89" w:name="_Toc445973993"/>
      <w:bookmarkStart w:id="90" w:name="a211679"/>
      <w:bookmarkEnd w:id="86"/>
      <w:bookmarkEnd w:id="87"/>
      <w:r w:rsidRPr="00145C68">
        <w:rPr>
          <w:sz w:val="20"/>
          <w:szCs w:val="20"/>
        </w:rPr>
        <w:lastRenderedPageBreak/>
        <w:t>Deferred Shares</w:t>
      </w:r>
      <w:bookmarkEnd w:id="88"/>
    </w:p>
    <w:p w14:paraId="7082F306" w14:textId="77777777" w:rsidR="00971150" w:rsidRPr="00145C68" w:rsidRDefault="00211ADE" w:rsidP="00971150">
      <w:pPr>
        <w:pStyle w:val="Level2"/>
        <w:rPr>
          <w:sz w:val="20"/>
          <w:szCs w:val="20"/>
        </w:rPr>
      </w:pPr>
      <w:r w:rsidRPr="00145C68">
        <w:rPr>
          <w:sz w:val="20"/>
          <w:szCs w:val="20"/>
        </w:rPr>
        <w:t>Subject to the Act, any Deferred Shares may be purchased by the Company at any time at its option for the aggregate sum of one p</w:t>
      </w:r>
      <w:r w:rsidR="002804CF">
        <w:rPr>
          <w:sz w:val="20"/>
          <w:szCs w:val="20"/>
        </w:rPr>
        <w:t>ound</w:t>
      </w:r>
      <w:r w:rsidRPr="00145C68">
        <w:rPr>
          <w:sz w:val="20"/>
          <w:szCs w:val="20"/>
        </w:rPr>
        <w:t xml:space="preserve"> for all the Deferred Shares registered in the name of all holder(s) without obtaining the sanction of the holder(s) and such one p</w:t>
      </w:r>
      <w:r w:rsidR="002804CF">
        <w:rPr>
          <w:sz w:val="20"/>
          <w:szCs w:val="20"/>
        </w:rPr>
        <w:t>ound</w:t>
      </w:r>
      <w:r w:rsidRPr="00145C68">
        <w:rPr>
          <w:sz w:val="20"/>
          <w:szCs w:val="20"/>
        </w:rPr>
        <w:t xml:space="preserve"> shall be the full value of all such Deferred Shares if paid to any one holder of Deferred Shares and no additional proceeds shall apply from any subsequent event.</w:t>
      </w:r>
    </w:p>
    <w:p w14:paraId="6AB2134E" w14:textId="77777777" w:rsidR="00615E85" w:rsidRPr="00145C68" w:rsidRDefault="00211ADE" w:rsidP="00971150">
      <w:pPr>
        <w:pStyle w:val="Level2"/>
        <w:rPr>
          <w:sz w:val="20"/>
          <w:szCs w:val="20"/>
        </w:rPr>
      </w:pPr>
      <w:r w:rsidRPr="00145C68">
        <w:rPr>
          <w:sz w:val="20"/>
          <w:szCs w:val="20"/>
        </w:rPr>
        <w:t>The allotment or issue of Deferred Shares or the conversion or redesignation of B Shares into Deferred Shares shall be deemed to confer irrevocable authority on the Company at any time after their allotment, issue, conversion or redesignation, without obtaining the sanction of such holder(s), to:</w:t>
      </w:r>
    </w:p>
    <w:p w14:paraId="4C9B875A" w14:textId="77777777" w:rsidR="00615E85" w:rsidRPr="00971150" w:rsidRDefault="00211ADE" w:rsidP="00615E85">
      <w:pPr>
        <w:pStyle w:val="Heading3"/>
        <w:numPr>
          <w:ilvl w:val="0"/>
          <w:numId w:val="0"/>
        </w:numPr>
        <w:ind w:left="720"/>
        <w:rPr>
          <w:rFonts w:ascii="Arial" w:hAnsi="Arial" w:cs="Arial"/>
          <w:sz w:val="20"/>
        </w:rPr>
      </w:pPr>
      <w:r w:rsidRPr="00145C68">
        <w:rPr>
          <w:rFonts w:ascii="Arial" w:hAnsi="Arial" w:cs="Arial"/>
          <w:sz w:val="20"/>
        </w:rPr>
        <w:t>(i) appoint any person to execute any transfer (or any agreement</w:t>
      </w:r>
      <w:r w:rsidRPr="00971150">
        <w:rPr>
          <w:rFonts w:ascii="Arial" w:hAnsi="Arial" w:cs="Arial"/>
          <w:sz w:val="20"/>
        </w:rPr>
        <w:t xml:space="preserve"> to transfer) of such Deferred Shares to such person(s) as the Company may determine (as nominee or custodian thereof or otherwise), including (subject to the Act) to the Company itself, in any such case for a price being not more than an aggregate sum of one penny for all the Deferred Shares registered in the name of such holder(s); and/or</w:t>
      </w:r>
    </w:p>
    <w:p w14:paraId="05A476BE" w14:textId="77777777" w:rsidR="00615E85" w:rsidRPr="00971150" w:rsidRDefault="00211ADE" w:rsidP="00615E85">
      <w:pPr>
        <w:pStyle w:val="Heading3"/>
        <w:numPr>
          <w:ilvl w:val="0"/>
          <w:numId w:val="0"/>
        </w:numPr>
        <w:ind w:left="720"/>
        <w:rPr>
          <w:rFonts w:ascii="Arial" w:hAnsi="Arial" w:cs="Arial"/>
          <w:sz w:val="20"/>
        </w:rPr>
      </w:pPr>
      <w:r w:rsidRPr="00971150">
        <w:rPr>
          <w:rFonts w:ascii="Arial" w:hAnsi="Arial" w:cs="Arial"/>
          <w:sz w:val="20"/>
        </w:rPr>
        <w:t>(ii) receive the consideration for such a transfer or purchase (and give a good discharge for it) and hold the same on trust for the transferor(s); and/or</w:t>
      </w:r>
    </w:p>
    <w:p w14:paraId="116C11D8" w14:textId="77777777" w:rsidR="00615E85" w:rsidRPr="00971150" w:rsidRDefault="00211ADE" w:rsidP="00615E85">
      <w:pPr>
        <w:pStyle w:val="Heading3"/>
        <w:numPr>
          <w:ilvl w:val="0"/>
          <w:numId w:val="0"/>
        </w:numPr>
        <w:ind w:left="720"/>
        <w:rPr>
          <w:rFonts w:ascii="Arial" w:hAnsi="Arial" w:cs="Arial"/>
          <w:sz w:val="20"/>
        </w:rPr>
      </w:pPr>
      <w:r w:rsidRPr="00971150">
        <w:rPr>
          <w:rFonts w:ascii="Arial" w:hAnsi="Arial" w:cs="Arial"/>
          <w:sz w:val="20"/>
        </w:rPr>
        <w:t>(iii) give, on behalf of such holder(s), consent to the cancellation of such Deferred Shares; and/or</w:t>
      </w:r>
    </w:p>
    <w:p w14:paraId="79F5557F" w14:textId="77777777" w:rsidR="00615E85" w:rsidRPr="00971150" w:rsidRDefault="00211ADE" w:rsidP="00615E85">
      <w:pPr>
        <w:pStyle w:val="Heading3"/>
        <w:numPr>
          <w:ilvl w:val="0"/>
          <w:numId w:val="0"/>
        </w:numPr>
        <w:ind w:left="720"/>
        <w:rPr>
          <w:rFonts w:ascii="Arial" w:hAnsi="Arial" w:cs="Arial"/>
          <w:sz w:val="20"/>
        </w:rPr>
      </w:pPr>
      <w:r w:rsidRPr="00971150">
        <w:rPr>
          <w:rFonts w:ascii="Arial" w:hAnsi="Arial" w:cs="Arial"/>
          <w:sz w:val="20"/>
        </w:rPr>
        <w:t>(iv) retain the certificate(s) (if any) in respect of such Deferred Shares pending the transfer, cancellation and/or purchase thereof.</w:t>
      </w:r>
    </w:p>
    <w:p w14:paraId="53DDD4A8" w14:textId="77777777" w:rsidR="00615E85" w:rsidRPr="00971150" w:rsidRDefault="00211ADE" w:rsidP="00615E85">
      <w:pPr>
        <w:pStyle w:val="Heading2"/>
        <w:numPr>
          <w:ilvl w:val="0"/>
          <w:numId w:val="0"/>
        </w:numPr>
        <w:ind w:left="720" w:hanging="720"/>
        <w:rPr>
          <w:rFonts w:ascii="Arial" w:hAnsi="Arial" w:cs="Arial"/>
          <w:sz w:val="20"/>
        </w:rPr>
      </w:pPr>
      <w:r>
        <w:rPr>
          <w:rFonts w:ascii="Arial" w:hAnsi="Arial" w:cs="Arial"/>
          <w:sz w:val="20"/>
        </w:rPr>
        <w:t>11.3</w:t>
      </w:r>
      <w:r w:rsidRPr="00971150">
        <w:rPr>
          <w:rFonts w:ascii="Arial" w:hAnsi="Arial" w:cs="Arial"/>
          <w:sz w:val="20"/>
        </w:rPr>
        <w:tab/>
        <w:t xml:space="preserve">Unless the </w:t>
      </w:r>
      <w:r w:rsidR="009E78C9">
        <w:rPr>
          <w:rFonts w:ascii="Arial" w:hAnsi="Arial" w:cs="Arial"/>
          <w:sz w:val="20"/>
        </w:rPr>
        <w:t>B</w:t>
      </w:r>
      <w:r w:rsidRPr="00971150">
        <w:rPr>
          <w:rFonts w:ascii="Arial" w:hAnsi="Arial" w:cs="Arial"/>
          <w:sz w:val="20"/>
        </w:rPr>
        <w:t xml:space="preserve">oard with </w:t>
      </w:r>
      <w:r>
        <w:rPr>
          <w:rFonts w:ascii="Arial" w:hAnsi="Arial" w:cs="Arial"/>
          <w:sz w:val="20"/>
        </w:rPr>
        <w:t xml:space="preserve">Shareholder Consent </w:t>
      </w:r>
      <w:r w:rsidRPr="00971150">
        <w:rPr>
          <w:rFonts w:ascii="Arial" w:hAnsi="Arial" w:cs="Arial"/>
          <w:sz w:val="20"/>
        </w:rPr>
        <w:t xml:space="preserve">determine that this </w:t>
      </w:r>
      <w:r>
        <w:rPr>
          <w:rFonts w:ascii="Arial" w:hAnsi="Arial" w:cs="Arial"/>
          <w:sz w:val="20"/>
        </w:rPr>
        <w:t>clause 11.3</w:t>
      </w:r>
      <w:r w:rsidRPr="00971150">
        <w:rPr>
          <w:rFonts w:ascii="Arial" w:hAnsi="Arial" w:cs="Arial"/>
          <w:sz w:val="20"/>
        </w:rPr>
        <w:t xml:space="preserve"> shall not apply, and subject to </w:t>
      </w:r>
      <w:r>
        <w:rPr>
          <w:rFonts w:ascii="Arial" w:hAnsi="Arial" w:cs="Arial"/>
          <w:sz w:val="20"/>
        </w:rPr>
        <w:t>clause</w:t>
      </w:r>
      <w:r w:rsidRPr="00971150">
        <w:rPr>
          <w:rFonts w:ascii="Arial" w:hAnsi="Arial" w:cs="Arial"/>
          <w:sz w:val="20"/>
        </w:rPr>
        <w:t xml:space="preserve"> </w:t>
      </w:r>
      <w:r>
        <w:rPr>
          <w:rFonts w:ascii="Arial" w:hAnsi="Arial" w:cs="Arial"/>
          <w:sz w:val="20"/>
        </w:rPr>
        <w:t>11</w:t>
      </w:r>
      <w:r w:rsidRPr="00971150">
        <w:rPr>
          <w:rFonts w:ascii="Arial" w:hAnsi="Arial" w:cs="Arial"/>
          <w:sz w:val="20"/>
        </w:rPr>
        <w:t>.</w:t>
      </w:r>
      <w:r w:rsidR="002804CF">
        <w:rPr>
          <w:rFonts w:ascii="Arial" w:hAnsi="Arial" w:cs="Arial"/>
          <w:sz w:val="20"/>
        </w:rPr>
        <w:t>4</w:t>
      </w:r>
      <w:r w:rsidRPr="00971150">
        <w:rPr>
          <w:rFonts w:ascii="Arial" w:hAnsi="Arial" w:cs="Arial"/>
          <w:sz w:val="20"/>
        </w:rPr>
        <w:t>, if at any time an Employee is holding any B Shares and that Employee ceases to be an Employee of the Company or any Group company and is a</w:t>
      </w:r>
      <w:r w:rsidR="002804CF">
        <w:rPr>
          <w:rFonts w:ascii="Arial" w:hAnsi="Arial" w:cs="Arial"/>
          <w:sz w:val="20"/>
        </w:rPr>
        <w:t xml:space="preserve"> L</w:t>
      </w:r>
      <w:r w:rsidRPr="00971150">
        <w:rPr>
          <w:rFonts w:ascii="Arial" w:hAnsi="Arial" w:cs="Arial"/>
          <w:sz w:val="20"/>
        </w:rPr>
        <w:t xml:space="preserve">eaver </w:t>
      </w:r>
      <w:r w:rsidR="002804CF">
        <w:rPr>
          <w:rFonts w:ascii="Arial" w:hAnsi="Arial" w:cs="Arial"/>
          <w:sz w:val="20"/>
        </w:rPr>
        <w:t>(</w:t>
      </w:r>
      <w:r w:rsidRPr="00971150">
        <w:rPr>
          <w:rFonts w:ascii="Arial" w:hAnsi="Arial" w:cs="Arial"/>
          <w:sz w:val="20"/>
        </w:rPr>
        <w:t xml:space="preserve">as determined by the </w:t>
      </w:r>
      <w:r w:rsidR="009E78C9">
        <w:rPr>
          <w:rFonts w:ascii="Arial" w:hAnsi="Arial" w:cs="Arial"/>
          <w:sz w:val="20"/>
        </w:rPr>
        <w:t>B</w:t>
      </w:r>
      <w:r w:rsidRPr="00971150">
        <w:rPr>
          <w:rFonts w:ascii="Arial" w:hAnsi="Arial" w:cs="Arial"/>
          <w:sz w:val="20"/>
        </w:rPr>
        <w:t>oard</w:t>
      </w:r>
      <w:r w:rsidR="002804CF">
        <w:rPr>
          <w:rFonts w:ascii="Arial" w:hAnsi="Arial" w:cs="Arial"/>
          <w:sz w:val="20"/>
        </w:rPr>
        <w:t>)</w:t>
      </w:r>
      <w:r w:rsidRPr="00971150">
        <w:rPr>
          <w:rFonts w:ascii="Arial" w:hAnsi="Arial" w:cs="Arial"/>
          <w:sz w:val="20"/>
        </w:rPr>
        <w:t xml:space="preserve">, or, subsequent to them leaving </w:t>
      </w:r>
      <w:r w:rsidR="002804CF">
        <w:rPr>
          <w:rFonts w:ascii="Arial" w:hAnsi="Arial" w:cs="Arial"/>
          <w:sz w:val="20"/>
        </w:rPr>
        <w:t xml:space="preserve">and only where the </w:t>
      </w:r>
      <w:r w:rsidR="009E78C9">
        <w:rPr>
          <w:rFonts w:ascii="Arial" w:hAnsi="Arial" w:cs="Arial"/>
          <w:sz w:val="20"/>
        </w:rPr>
        <w:t>B</w:t>
      </w:r>
      <w:r w:rsidR="002804CF">
        <w:rPr>
          <w:rFonts w:ascii="Arial" w:hAnsi="Arial" w:cs="Arial"/>
          <w:sz w:val="20"/>
        </w:rPr>
        <w:t xml:space="preserve">oard have allowed them to retain any B Shares not being converted into Deferred Shares, </w:t>
      </w:r>
      <w:r w:rsidRPr="00971150">
        <w:rPr>
          <w:rFonts w:ascii="Arial" w:hAnsi="Arial" w:cs="Arial"/>
          <w:sz w:val="20"/>
        </w:rPr>
        <w:t xml:space="preserve">they then breach any ongoing restrictive covenants or confidentiality obligations contained within any agreement that they have to the Company or any </w:t>
      </w:r>
      <w:r>
        <w:rPr>
          <w:rFonts w:ascii="Arial" w:hAnsi="Arial" w:cs="Arial"/>
          <w:sz w:val="20"/>
        </w:rPr>
        <w:t>g</w:t>
      </w:r>
      <w:r w:rsidRPr="00971150">
        <w:rPr>
          <w:rFonts w:ascii="Arial" w:hAnsi="Arial" w:cs="Arial"/>
          <w:sz w:val="20"/>
        </w:rPr>
        <w:t xml:space="preserve">roup company, all of the Employee </w:t>
      </w:r>
      <w:r>
        <w:rPr>
          <w:rFonts w:ascii="Arial" w:hAnsi="Arial" w:cs="Arial"/>
          <w:sz w:val="20"/>
        </w:rPr>
        <w:t xml:space="preserve">B </w:t>
      </w:r>
      <w:r w:rsidRPr="00971150">
        <w:rPr>
          <w:rFonts w:ascii="Arial" w:hAnsi="Arial" w:cs="Arial"/>
          <w:sz w:val="20"/>
        </w:rPr>
        <w:t xml:space="preserve">Shares relating to such Employee (as applicable) shall be automatically redesignated as Deferred Shares (on the basis of one Deferred Share for each one </w:t>
      </w:r>
      <w:r>
        <w:rPr>
          <w:rFonts w:ascii="Arial" w:hAnsi="Arial" w:cs="Arial"/>
          <w:sz w:val="20"/>
        </w:rPr>
        <w:t xml:space="preserve">B </w:t>
      </w:r>
      <w:r w:rsidRPr="00971150">
        <w:rPr>
          <w:rFonts w:ascii="Arial" w:hAnsi="Arial" w:cs="Arial"/>
          <w:sz w:val="20"/>
        </w:rPr>
        <w:t xml:space="preserve">Share held), effective either on the </w:t>
      </w:r>
      <w:r w:rsidR="002804CF">
        <w:rPr>
          <w:rFonts w:ascii="Arial" w:hAnsi="Arial" w:cs="Arial"/>
          <w:sz w:val="20"/>
        </w:rPr>
        <w:t>e</w:t>
      </w:r>
      <w:r w:rsidRPr="00971150">
        <w:rPr>
          <w:rFonts w:ascii="Arial" w:hAnsi="Arial" w:cs="Arial"/>
          <w:sz w:val="20"/>
        </w:rPr>
        <w:t xml:space="preserve">ffective </w:t>
      </w:r>
      <w:r w:rsidR="002804CF">
        <w:rPr>
          <w:rFonts w:ascii="Arial" w:hAnsi="Arial" w:cs="Arial"/>
          <w:sz w:val="20"/>
        </w:rPr>
        <w:t>t</w:t>
      </w:r>
      <w:r w:rsidRPr="00971150">
        <w:rPr>
          <w:rFonts w:ascii="Arial" w:hAnsi="Arial" w:cs="Arial"/>
          <w:sz w:val="20"/>
        </w:rPr>
        <w:t xml:space="preserve">ermination </w:t>
      </w:r>
      <w:r w:rsidR="002804CF">
        <w:rPr>
          <w:rFonts w:ascii="Arial" w:hAnsi="Arial" w:cs="Arial"/>
          <w:sz w:val="20"/>
        </w:rPr>
        <w:t>d</w:t>
      </w:r>
      <w:r w:rsidRPr="00971150">
        <w:rPr>
          <w:rFonts w:ascii="Arial" w:hAnsi="Arial" w:cs="Arial"/>
          <w:sz w:val="20"/>
        </w:rPr>
        <w:t xml:space="preserve">ate of their Employee status, or, if they, subsequent to them being a Leaver, are found by the </w:t>
      </w:r>
      <w:r w:rsidR="009E78C9">
        <w:rPr>
          <w:rFonts w:ascii="Arial" w:hAnsi="Arial" w:cs="Arial"/>
          <w:sz w:val="20"/>
        </w:rPr>
        <w:t>B</w:t>
      </w:r>
      <w:r w:rsidRPr="00971150">
        <w:rPr>
          <w:rFonts w:ascii="Arial" w:hAnsi="Arial" w:cs="Arial"/>
          <w:sz w:val="20"/>
        </w:rPr>
        <w:t xml:space="preserve">oard to have breached their restrictive covenants or confidentiality obligations to the Company or any </w:t>
      </w:r>
      <w:r>
        <w:rPr>
          <w:rFonts w:ascii="Arial" w:hAnsi="Arial" w:cs="Arial"/>
          <w:sz w:val="20"/>
        </w:rPr>
        <w:t>g</w:t>
      </w:r>
      <w:r w:rsidRPr="00971150">
        <w:rPr>
          <w:rFonts w:ascii="Arial" w:hAnsi="Arial" w:cs="Arial"/>
          <w:sz w:val="20"/>
        </w:rPr>
        <w:t>roup company, at such later date</w:t>
      </w:r>
      <w:r w:rsidR="002804CF">
        <w:rPr>
          <w:rFonts w:ascii="Arial" w:hAnsi="Arial" w:cs="Arial"/>
          <w:sz w:val="20"/>
        </w:rPr>
        <w:t>,</w:t>
      </w:r>
      <w:r w:rsidRPr="00971150">
        <w:rPr>
          <w:rFonts w:ascii="Arial" w:hAnsi="Arial" w:cs="Arial"/>
          <w:sz w:val="20"/>
        </w:rPr>
        <w:t xml:space="preserve"> if the </w:t>
      </w:r>
      <w:r w:rsidR="009E78C9">
        <w:rPr>
          <w:rFonts w:ascii="Arial" w:hAnsi="Arial" w:cs="Arial"/>
          <w:sz w:val="20"/>
        </w:rPr>
        <w:t>B</w:t>
      </w:r>
      <w:r w:rsidRPr="00971150">
        <w:rPr>
          <w:rFonts w:ascii="Arial" w:hAnsi="Arial" w:cs="Arial"/>
          <w:sz w:val="20"/>
        </w:rPr>
        <w:t xml:space="preserve">oard so determine.  </w:t>
      </w:r>
    </w:p>
    <w:p w14:paraId="0034240D" w14:textId="77777777" w:rsidR="00615E85" w:rsidRPr="00971150" w:rsidRDefault="00211ADE" w:rsidP="00615E85">
      <w:pPr>
        <w:pStyle w:val="Heading2"/>
        <w:numPr>
          <w:ilvl w:val="0"/>
          <w:numId w:val="0"/>
        </w:numPr>
        <w:ind w:left="720" w:hanging="720"/>
        <w:rPr>
          <w:rFonts w:ascii="Arial" w:hAnsi="Arial" w:cs="Arial"/>
          <w:sz w:val="20"/>
        </w:rPr>
      </w:pPr>
      <w:r>
        <w:rPr>
          <w:rFonts w:ascii="Arial" w:hAnsi="Arial" w:cs="Arial"/>
          <w:sz w:val="20"/>
        </w:rPr>
        <w:t xml:space="preserve">11.4 </w:t>
      </w:r>
      <w:r>
        <w:rPr>
          <w:rFonts w:ascii="Arial" w:hAnsi="Arial" w:cs="Arial"/>
          <w:sz w:val="20"/>
        </w:rPr>
        <w:tab/>
      </w:r>
      <w:r w:rsidRPr="00971150">
        <w:rPr>
          <w:rFonts w:ascii="Arial" w:hAnsi="Arial" w:cs="Arial"/>
          <w:sz w:val="20"/>
        </w:rPr>
        <w:t xml:space="preserve">Upon such conversion into Deferred Shares, the Company shall be entitled to enter the holder of the Deferred Shares on the register of members of the Company as the holder of the appropriate number of Deferred Shares as from the Deferred Shares conversion date. Upon the Deferred Shares conversion date, the Employee as applicable shall deliver to the Company at its registered office the shares certificate(s) (to the extent not already in the possession of the Company) (or an indemnity for lost certificate in a form acceptable to the </w:t>
      </w:r>
      <w:r w:rsidR="009E78C9">
        <w:rPr>
          <w:rFonts w:ascii="Arial" w:hAnsi="Arial" w:cs="Arial"/>
          <w:sz w:val="20"/>
        </w:rPr>
        <w:t>B</w:t>
      </w:r>
      <w:r w:rsidRPr="00971150">
        <w:rPr>
          <w:rFonts w:ascii="Arial" w:hAnsi="Arial" w:cs="Arial"/>
          <w:sz w:val="20"/>
        </w:rPr>
        <w:t xml:space="preserve">oard) for the Shares so converting and upon such delivery there </w:t>
      </w:r>
      <w:r w:rsidRPr="00971150">
        <w:rPr>
          <w:rFonts w:ascii="Arial" w:hAnsi="Arial" w:cs="Arial"/>
          <w:sz w:val="20"/>
        </w:rPr>
        <w:lastRenderedPageBreak/>
        <w:t xml:space="preserve">shall be issued to </w:t>
      </w:r>
      <w:r w:rsidR="00145C68">
        <w:rPr>
          <w:rFonts w:ascii="Arial" w:hAnsi="Arial" w:cs="Arial"/>
          <w:sz w:val="20"/>
        </w:rPr>
        <w:t>them</w:t>
      </w:r>
      <w:r w:rsidRPr="00971150">
        <w:rPr>
          <w:rFonts w:ascii="Arial" w:hAnsi="Arial" w:cs="Arial"/>
          <w:sz w:val="20"/>
        </w:rPr>
        <w:t xml:space="preserve"> share certificate(s) for the number of Deferred Shares resulting from the relevant conversion and any remaining Shares (if any) not redesignated as Deferred Shares.</w:t>
      </w:r>
    </w:p>
    <w:p w14:paraId="6B57B33A" w14:textId="77777777" w:rsidR="00615E85" w:rsidRPr="00971150" w:rsidRDefault="00211ADE" w:rsidP="00615E85">
      <w:pPr>
        <w:pStyle w:val="Heading2"/>
        <w:numPr>
          <w:ilvl w:val="0"/>
          <w:numId w:val="0"/>
        </w:numPr>
        <w:ind w:left="720" w:hanging="720"/>
        <w:rPr>
          <w:rFonts w:ascii="Arial" w:hAnsi="Arial" w:cs="Arial"/>
          <w:sz w:val="20"/>
        </w:rPr>
      </w:pPr>
      <w:r>
        <w:rPr>
          <w:rFonts w:ascii="Arial" w:hAnsi="Arial" w:cs="Arial"/>
          <w:sz w:val="20"/>
        </w:rPr>
        <w:t>11</w:t>
      </w:r>
      <w:r w:rsidRPr="00971150">
        <w:rPr>
          <w:rFonts w:ascii="Arial" w:hAnsi="Arial" w:cs="Arial"/>
          <w:sz w:val="20"/>
        </w:rPr>
        <w:t>.</w:t>
      </w:r>
      <w:r>
        <w:rPr>
          <w:rFonts w:ascii="Arial" w:hAnsi="Arial" w:cs="Arial"/>
          <w:sz w:val="20"/>
        </w:rPr>
        <w:t>5</w:t>
      </w:r>
      <w:r w:rsidRPr="00971150">
        <w:rPr>
          <w:rFonts w:ascii="Arial" w:hAnsi="Arial" w:cs="Arial"/>
          <w:sz w:val="20"/>
        </w:rPr>
        <w:tab/>
      </w:r>
      <w:r w:rsidR="00145C68">
        <w:rPr>
          <w:rFonts w:ascii="Arial" w:hAnsi="Arial" w:cs="Arial"/>
          <w:sz w:val="20"/>
        </w:rPr>
        <w:t xml:space="preserve">The Company may at any time pay to </w:t>
      </w:r>
      <w:r w:rsidRPr="00971150">
        <w:rPr>
          <w:rFonts w:ascii="Arial" w:hAnsi="Arial" w:cs="Arial"/>
          <w:sz w:val="20"/>
        </w:rPr>
        <w:t>all the holders of the Deferred Shares a total of £</w:t>
      </w:r>
      <w:r w:rsidR="00145C68">
        <w:rPr>
          <w:rFonts w:ascii="Arial" w:hAnsi="Arial" w:cs="Arial"/>
          <w:sz w:val="20"/>
        </w:rPr>
        <w:t>1</w:t>
      </w:r>
      <w:r w:rsidRPr="00971150">
        <w:rPr>
          <w:rFonts w:ascii="Arial" w:hAnsi="Arial" w:cs="Arial"/>
          <w:sz w:val="20"/>
        </w:rPr>
        <w:t>.0</w:t>
      </w:r>
      <w:r w:rsidR="00145C68">
        <w:rPr>
          <w:rFonts w:ascii="Arial" w:hAnsi="Arial" w:cs="Arial"/>
          <w:sz w:val="20"/>
        </w:rPr>
        <w:t>0</w:t>
      </w:r>
      <w:r w:rsidRPr="00971150">
        <w:rPr>
          <w:rFonts w:ascii="Arial" w:hAnsi="Arial" w:cs="Arial"/>
          <w:sz w:val="20"/>
        </w:rPr>
        <w:t xml:space="preserve"> for the entire class of Deferred Shares (which payment shall be deemed satisfied by payment to any one holder of Deferred Shares)</w:t>
      </w:r>
      <w:r w:rsidR="00145C68">
        <w:rPr>
          <w:rFonts w:ascii="Arial" w:hAnsi="Arial" w:cs="Arial"/>
          <w:sz w:val="20"/>
        </w:rPr>
        <w:t xml:space="preserve"> </w:t>
      </w:r>
      <w:r>
        <w:rPr>
          <w:rFonts w:ascii="Arial" w:hAnsi="Arial" w:cs="Arial"/>
          <w:sz w:val="20"/>
        </w:rPr>
        <w:t xml:space="preserve">and all </w:t>
      </w:r>
      <w:r w:rsidR="00145C68">
        <w:rPr>
          <w:rFonts w:ascii="Arial" w:hAnsi="Arial" w:cs="Arial"/>
          <w:sz w:val="20"/>
        </w:rPr>
        <w:t>such Deferred Shares shall then be transferred to the Company</w:t>
      </w:r>
      <w:r>
        <w:rPr>
          <w:rFonts w:ascii="Arial" w:hAnsi="Arial" w:cs="Arial"/>
          <w:sz w:val="20"/>
        </w:rPr>
        <w:t xml:space="preserve"> and registered in its name, upon that payment.</w:t>
      </w:r>
    </w:p>
    <w:p w14:paraId="1E83B43B" w14:textId="77777777" w:rsidR="00615E85" w:rsidRPr="00971150" w:rsidRDefault="00211ADE" w:rsidP="002804CF">
      <w:pPr>
        <w:pStyle w:val="Heading2"/>
        <w:numPr>
          <w:ilvl w:val="0"/>
          <w:numId w:val="0"/>
        </w:numPr>
        <w:ind w:left="720" w:hanging="720"/>
        <w:rPr>
          <w:rFonts w:ascii="Arial" w:hAnsi="Arial" w:cs="Arial"/>
          <w:sz w:val="20"/>
        </w:rPr>
      </w:pPr>
      <w:r>
        <w:rPr>
          <w:rFonts w:ascii="Arial" w:hAnsi="Arial" w:cs="Arial"/>
          <w:sz w:val="20"/>
        </w:rPr>
        <w:t>11</w:t>
      </w:r>
      <w:r w:rsidRPr="00971150">
        <w:rPr>
          <w:rFonts w:ascii="Arial" w:hAnsi="Arial" w:cs="Arial"/>
          <w:sz w:val="20"/>
        </w:rPr>
        <w:t>.</w:t>
      </w:r>
      <w:r>
        <w:rPr>
          <w:rFonts w:ascii="Arial" w:hAnsi="Arial" w:cs="Arial"/>
          <w:sz w:val="20"/>
        </w:rPr>
        <w:t>6</w:t>
      </w:r>
      <w:r w:rsidRPr="00971150">
        <w:rPr>
          <w:rFonts w:ascii="Arial" w:hAnsi="Arial" w:cs="Arial"/>
          <w:sz w:val="20"/>
        </w:rPr>
        <w:tab/>
        <w:t xml:space="preserve">The Deferred Shares (if any) shall not entitle the holders of them to receive notice of or to attend, speak or have any </w:t>
      </w:r>
      <w:r>
        <w:rPr>
          <w:rFonts w:ascii="Arial" w:hAnsi="Arial" w:cs="Arial"/>
          <w:sz w:val="20"/>
        </w:rPr>
        <w:t>v</w:t>
      </w:r>
      <w:r w:rsidRPr="00971150">
        <w:rPr>
          <w:rFonts w:ascii="Arial" w:hAnsi="Arial" w:cs="Arial"/>
          <w:sz w:val="20"/>
        </w:rPr>
        <w:t xml:space="preserve">oting </w:t>
      </w:r>
      <w:r>
        <w:rPr>
          <w:rFonts w:ascii="Arial" w:hAnsi="Arial" w:cs="Arial"/>
          <w:sz w:val="20"/>
        </w:rPr>
        <w:t>r</w:t>
      </w:r>
      <w:r w:rsidRPr="00971150">
        <w:rPr>
          <w:rFonts w:ascii="Arial" w:hAnsi="Arial" w:cs="Arial"/>
          <w:sz w:val="20"/>
        </w:rPr>
        <w:t xml:space="preserve">ights at any general meeting of the Company nor to receive any documents otherwise sent to Shareholders or to vote </w:t>
      </w:r>
      <w:r>
        <w:rPr>
          <w:rFonts w:ascii="Arial" w:hAnsi="Arial" w:cs="Arial"/>
          <w:sz w:val="20"/>
        </w:rPr>
        <w:t>up</w:t>
      </w:r>
      <w:r w:rsidRPr="00971150">
        <w:rPr>
          <w:rFonts w:ascii="Arial" w:hAnsi="Arial" w:cs="Arial"/>
          <w:sz w:val="20"/>
        </w:rPr>
        <w:t>on, or otherwise constitute an eligible member for the purposes of proposed written resolutions of the Company, nor to receive any dividends from the Company.</w:t>
      </w:r>
    </w:p>
    <w:p w14:paraId="3DA5FC66" w14:textId="77777777" w:rsidR="002A4156" w:rsidRPr="00560C55" w:rsidRDefault="00211ADE" w:rsidP="00537808">
      <w:pPr>
        <w:pStyle w:val="Level1"/>
        <w:rPr>
          <w:sz w:val="20"/>
          <w:szCs w:val="20"/>
        </w:rPr>
      </w:pPr>
      <w:bookmarkStart w:id="91" w:name="_Toc158035999"/>
      <w:r w:rsidRPr="00560C55">
        <w:rPr>
          <w:sz w:val="20"/>
          <w:szCs w:val="20"/>
        </w:rPr>
        <w:t>Issue of further shares</w:t>
      </w:r>
      <w:bookmarkEnd w:id="89"/>
      <w:bookmarkEnd w:id="91"/>
      <w:r w:rsidRPr="00560C55">
        <w:rPr>
          <w:sz w:val="20"/>
          <w:szCs w:val="20"/>
        </w:rPr>
        <w:t xml:space="preserve"> </w:t>
      </w:r>
      <w:bookmarkEnd w:id="90"/>
    </w:p>
    <w:p w14:paraId="23D09B0A" w14:textId="77777777" w:rsidR="002A4156" w:rsidRDefault="00211ADE" w:rsidP="00DE0C24">
      <w:pPr>
        <w:pStyle w:val="Level2"/>
        <w:rPr>
          <w:sz w:val="20"/>
          <w:szCs w:val="24"/>
        </w:rPr>
      </w:pPr>
      <w:r w:rsidRPr="00DE0C24">
        <w:rPr>
          <w:sz w:val="20"/>
          <w:szCs w:val="24"/>
        </w:rPr>
        <w:t>Except with Shareholder Consent, the Shareholders shall procure that the Company shall not, and the Company undertakes that it shall not,</w:t>
      </w:r>
      <w:r w:rsidR="007E6F4C" w:rsidRPr="00DE0C24">
        <w:rPr>
          <w:sz w:val="20"/>
          <w:szCs w:val="24"/>
        </w:rPr>
        <w:t xml:space="preserve"> </w:t>
      </w:r>
      <w:r w:rsidRPr="00DE0C24">
        <w:rPr>
          <w:sz w:val="20"/>
          <w:szCs w:val="24"/>
        </w:rPr>
        <w:t>allot, issue, sell, transfer or otherwise dispose of any Shares or other equity securities (within the meaning of section 560(1) of the Act)</w:t>
      </w:r>
      <w:r w:rsidR="007E6F4C" w:rsidRPr="00DE0C24">
        <w:rPr>
          <w:sz w:val="20"/>
          <w:szCs w:val="24"/>
        </w:rPr>
        <w:t xml:space="preserve"> </w:t>
      </w:r>
      <w:r w:rsidRPr="00DE0C24">
        <w:rPr>
          <w:sz w:val="20"/>
          <w:szCs w:val="24"/>
        </w:rPr>
        <w:t>(including any Shares held in treasury from time to time) to any person, unless that person is a party to this agreement or has executed and delivered a Deed of Adherence in favour of the other parties to this agreement.</w:t>
      </w:r>
    </w:p>
    <w:p w14:paraId="14D89B23" w14:textId="77777777" w:rsidR="002A4156" w:rsidRPr="00560C55" w:rsidRDefault="00211ADE" w:rsidP="00537808">
      <w:pPr>
        <w:pStyle w:val="Level1"/>
        <w:rPr>
          <w:sz w:val="20"/>
          <w:szCs w:val="20"/>
        </w:rPr>
      </w:pPr>
      <w:bookmarkStart w:id="92" w:name="_Toc445973996"/>
      <w:bookmarkStart w:id="93" w:name="a1023460"/>
      <w:bookmarkStart w:id="94" w:name="_Toc158036000"/>
      <w:r w:rsidRPr="00560C55">
        <w:rPr>
          <w:sz w:val="20"/>
          <w:szCs w:val="20"/>
        </w:rPr>
        <w:t>Directors</w:t>
      </w:r>
      <w:bookmarkEnd w:id="92"/>
      <w:r w:rsidRPr="00560C55">
        <w:rPr>
          <w:sz w:val="20"/>
          <w:szCs w:val="20"/>
        </w:rPr>
        <w:t xml:space="preserve"> </w:t>
      </w:r>
      <w:bookmarkEnd w:id="93"/>
      <w:r w:rsidR="002B04A9">
        <w:rPr>
          <w:sz w:val="20"/>
          <w:szCs w:val="20"/>
        </w:rPr>
        <w:t>and Management</w:t>
      </w:r>
      <w:bookmarkEnd w:id="94"/>
    </w:p>
    <w:p w14:paraId="54C452A6" w14:textId="77777777" w:rsidR="002A4156" w:rsidRPr="00560C55" w:rsidRDefault="00211ADE" w:rsidP="009412F0">
      <w:pPr>
        <w:pStyle w:val="Level2"/>
        <w:rPr>
          <w:sz w:val="20"/>
          <w:szCs w:val="20"/>
        </w:rPr>
      </w:pPr>
      <w:bookmarkStart w:id="95" w:name="a239678"/>
      <w:r w:rsidRPr="009412F0">
        <w:rPr>
          <w:sz w:val="20"/>
          <w:szCs w:val="20"/>
        </w:rPr>
        <w:t>As at the date of this Agreement</w:t>
      </w:r>
      <w:r w:rsidR="009412F0">
        <w:rPr>
          <w:sz w:val="20"/>
          <w:szCs w:val="20"/>
        </w:rPr>
        <w:t xml:space="preserve"> </w:t>
      </w:r>
      <w:r w:rsidRPr="009412F0">
        <w:rPr>
          <w:sz w:val="20"/>
          <w:szCs w:val="20"/>
        </w:rPr>
        <w:t>Owen Thomas</w:t>
      </w:r>
      <w:r w:rsidR="002B04A9">
        <w:rPr>
          <w:sz w:val="20"/>
          <w:szCs w:val="20"/>
        </w:rPr>
        <w:t xml:space="preserve"> and Anthony Hugh</w:t>
      </w:r>
      <w:r w:rsidR="00176DC7">
        <w:rPr>
          <w:sz w:val="20"/>
          <w:szCs w:val="20"/>
        </w:rPr>
        <w:t>e</w:t>
      </w:r>
      <w:r w:rsidR="002B04A9">
        <w:rPr>
          <w:sz w:val="20"/>
          <w:szCs w:val="20"/>
        </w:rPr>
        <w:t>s</w:t>
      </w:r>
      <w:r w:rsidR="009412F0">
        <w:rPr>
          <w:sz w:val="20"/>
          <w:szCs w:val="20"/>
        </w:rPr>
        <w:t xml:space="preserve"> shall be </w:t>
      </w:r>
      <w:r w:rsidR="002B04A9">
        <w:rPr>
          <w:sz w:val="20"/>
          <w:szCs w:val="20"/>
        </w:rPr>
        <w:t xml:space="preserve">the </w:t>
      </w:r>
      <w:r w:rsidR="009412F0">
        <w:rPr>
          <w:sz w:val="20"/>
          <w:szCs w:val="20"/>
        </w:rPr>
        <w:t>Director</w:t>
      </w:r>
      <w:r w:rsidR="002B04A9">
        <w:rPr>
          <w:sz w:val="20"/>
          <w:szCs w:val="20"/>
        </w:rPr>
        <w:t>s</w:t>
      </w:r>
      <w:r w:rsidR="009412F0">
        <w:rPr>
          <w:sz w:val="20"/>
          <w:szCs w:val="20"/>
        </w:rPr>
        <w:t xml:space="preserve"> of the Company.</w:t>
      </w:r>
      <w:r w:rsidRPr="00560C55">
        <w:rPr>
          <w:sz w:val="20"/>
          <w:szCs w:val="20"/>
        </w:rPr>
        <w:t xml:space="preserve"> </w:t>
      </w:r>
      <w:bookmarkEnd w:id="95"/>
    </w:p>
    <w:p w14:paraId="0AA38858" w14:textId="77777777" w:rsidR="00591C66" w:rsidRDefault="00211ADE" w:rsidP="00537808">
      <w:pPr>
        <w:pStyle w:val="Level2"/>
        <w:rPr>
          <w:sz w:val="20"/>
          <w:szCs w:val="20"/>
        </w:rPr>
      </w:pPr>
      <w:r w:rsidRPr="00560C55">
        <w:rPr>
          <w:sz w:val="20"/>
          <w:szCs w:val="20"/>
        </w:rPr>
        <w:t xml:space="preserve">Notwithstanding the provisions of the Act the parties agree that no </w:t>
      </w:r>
      <w:r w:rsidR="002B04A9">
        <w:rPr>
          <w:sz w:val="20"/>
          <w:szCs w:val="20"/>
        </w:rPr>
        <w:t xml:space="preserve">other </w:t>
      </w:r>
      <w:r w:rsidR="00560C55" w:rsidRPr="00560C55">
        <w:rPr>
          <w:sz w:val="20"/>
          <w:szCs w:val="20"/>
        </w:rPr>
        <w:t>D</w:t>
      </w:r>
      <w:r w:rsidRPr="00560C55">
        <w:rPr>
          <w:sz w:val="20"/>
          <w:szCs w:val="20"/>
        </w:rPr>
        <w:t xml:space="preserve">irector shall be appointed </w:t>
      </w:r>
      <w:r w:rsidR="00A066FC">
        <w:rPr>
          <w:sz w:val="20"/>
          <w:szCs w:val="20"/>
        </w:rPr>
        <w:t>and no Director</w:t>
      </w:r>
      <w:r w:rsidR="00567026">
        <w:rPr>
          <w:sz w:val="20"/>
          <w:szCs w:val="20"/>
        </w:rPr>
        <w:t xml:space="preserve"> including Owen Thomas</w:t>
      </w:r>
      <w:r w:rsidR="002B04A9">
        <w:rPr>
          <w:sz w:val="20"/>
          <w:szCs w:val="20"/>
        </w:rPr>
        <w:t xml:space="preserve"> and Anthony Hugh</w:t>
      </w:r>
      <w:r w:rsidR="0016289F">
        <w:rPr>
          <w:sz w:val="20"/>
          <w:szCs w:val="20"/>
        </w:rPr>
        <w:t>e</w:t>
      </w:r>
      <w:r w:rsidR="002B04A9">
        <w:rPr>
          <w:sz w:val="20"/>
          <w:szCs w:val="20"/>
        </w:rPr>
        <w:t>s</w:t>
      </w:r>
      <w:r w:rsidR="00567026">
        <w:rPr>
          <w:sz w:val="20"/>
          <w:szCs w:val="20"/>
        </w:rPr>
        <w:t>,</w:t>
      </w:r>
      <w:r w:rsidR="00A066FC">
        <w:rPr>
          <w:sz w:val="20"/>
          <w:szCs w:val="20"/>
        </w:rPr>
        <w:t xml:space="preserve"> shall be remunerated, without first obtaining Shareholder Consent</w:t>
      </w:r>
      <w:r w:rsidR="002B04A9">
        <w:rPr>
          <w:sz w:val="20"/>
          <w:szCs w:val="20"/>
        </w:rPr>
        <w:t xml:space="preserve">, which Shareholder Consent is hereby given as to the payment </w:t>
      </w:r>
      <w:r w:rsidR="00BA47F2">
        <w:rPr>
          <w:sz w:val="20"/>
          <w:szCs w:val="20"/>
        </w:rPr>
        <w:t xml:space="preserve">per calendar month, </w:t>
      </w:r>
      <w:r w:rsidR="002B04A9">
        <w:rPr>
          <w:sz w:val="20"/>
          <w:szCs w:val="20"/>
        </w:rPr>
        <w:t xml:space="preserve">to Owen </w:t>
      </w:r>
      <w:r w:rsidR="002B04A9" w:rsidRPr="00BA47F2">
        <w:rPr>
          <w:sz w:val="20"/>
          <w:szCs w:val="20"/>
        </w:rPr>
        <w:t>Thomas in the gross amount of £</w:t>
      </w:r>
      <w:r w:rsidR="00BA47F2" w:rsidRPr="00BA47F2">
        <w:rPr>
          <w:sz w:val="20"/>
          <w:szCs w:val="20"/>
        </w:rPr>
        <w:t>7,500</w:t>
      </w:r>
      <w:r w:rsidR="002B04A9" w:rsidRPr="00BA47F2">
        <w:rPr>
          <w:sz w:val="20"/>
          <w:szCs w:val="20"/>
        </w:rPr>
        <w:t>, and as to Anthony Hugh</w:t>
      </w:r>
      <w:r w:rsidR="0016289F" w:rsidRPr="00BA47F2">
        <w:rPr>
          <w:sz w:val="20"/>
          <w:szCs w:val="20"/>
        </w:rPr>
        <w:t>e</w:t>
      </w:r>
      <w:r w:rsidR="002B04A9" w:rsidRPr="00BA47F2">
        <w:rPr>
          <w:sz w:val="20"/>
          <w:szCs w:val="20"/>
        </w:rPr>
        <w:t>s in the gross amount of £</w:t>
      </w:r>
      <w:r w:rsidR="00BA47F2" w:rsidRPr="00BA47F2">
        <w:rPr>
          <w:sz w:val="20"/>
          <w:szCs w:val="20"/>
        </w:rPr>
        <w:t>10,000</w:t>
      </w:r>
      <w:r w:rsidRPr="00560C55">
        <w:rPr>
          <w:sz w:val="20"/>
          <w:szCs w:val="20"/>
        </w:rPr>
        <w:t>.</w:t>
      </w:r>
    </w:p>
    <w:p w14:paraId="3EB249DF" w14:textId="77777777" w:rsidR="002B04A9" w:rsidRDefault="00211ADE" w:rsidP="00537808">
      <w:pPr>
        <w:pStyle w:val="Level2"/>
        <w:rPr>
          <w:sz w:val="20"/>
          <w:szCs w:val="20"/>
        </w:rPr>
      </w:pPr>
      <w:r>
        <w:rPr>
          <w:sz w:val="20"/>
          <w:szCs w:val="20"/>
        </w:rPr>
        <w:t>The Directors shall establish a business plan</w:t>
      </w:r>
      <w:r w:rsidR="0016289F">
        <w:rPr>
          <w:sz w:val="20"/>
          <w:szCs w:val="20"/>
        </w:rPr>
        <w:t>(s)</w:t>
      </w:r>
      <w:r>
        <w:rPr>
          <w:sz w:val="20"/>
          <w:szCs w:val="20"/>
        </w:rPr>
        <w:t xml:space="preserve"> for each trading year of the Company.</w:t>
      </w:r>
    </w:p>
    <w:p w14:paraId="58C8C8CD" w14:textId="77777777" w:rsidR="002A4156" w:rsidRPr="00560C55" w:rsidRDefault="00211ADE" w:rsidP="00537808">
      <w:pPr>
        <w:pStyle w:val="Level1"/>
        <w:rPr>
          <w:sz w:val="20"/>
          <w:szCs w:val="20"/>
        </w:rPr>
      </w:pPr>
      <w:bookmarkStart w:id="96" w:name="_Toc445973997"/>
      <w:bookmarkStart w:id="97" w:name="_Toc158036001"/>
      <w:bookmarkStart w:id="98" w:name="a122184"/>
      <w:r w:rsidRPr="00560C55">
        <w:rPr>
          <w:sz w:val="20"/>
          <w:szCs w:val="20"/>
        </w:rPr>
        <w:t>Termination</w:t>
      </w:r>
      <w:bookmarkEnd w:id="96"/>
      <w:bookmarkEnd w:id="97"/>
      <w:r w:rsidRPr="00560C55">
        <w:rPr>
          <w:sz w:val="20"/>
          <w:szCs w:val="20"/>
        </w:rPr>
        <w:t xml:space="preserve"> </w:t>
      </w:r>
      <w:bookmarkEnd w:id="98"/>
    </w:p>
    <w:p w14:paraId="29CC43AE" w14:textId="77777777" w:rsidR="002A4156" w:rsidRPr="00560C55" w:rsidRDefault="00211ADE" w:rsidP="00537808">
      <w:pPr>
        <w:pStyle w:val="Level2"/>
        <w:rPr>
          <w:sz w:val="20"/>
          <w:szCs w:val="20"/>
        </w:rPr>
      </w:pPr>
      <w:r w:rsidRPr="00560C55">
        <w:rPr>
          <w:sz w:val="20"/>
          <w:szCs w:val="20"/>
        </w:rPr>
        <w:t xml:space="preserve">Subject to clause </w:t>
      </w:r>
      <w:r w:rsidRPr="00416929">
        <w:rPr>
          <w:sz w:val="20"/>
          <w:szCs w:val="20"/>
        </w:rPr>
        <w:fldChar w:fldCharType="begin"/>
      </w:r>
      <w:r w:rsidRPr="00416929">
        <w:rPr>
          <w:sz w:val="20"/>
          <w:szCs w:val="20"/>
        </w:rPr>
        <w:instrText xml:space="preserve">REF "a835900" \h \w </w:instrText>
      </w:r>
      <w:r w:rsidR="000E27E8" w:rsidRPr="00416929">
        <w:rPr>
          <w:sz w:val="20"/>
          <w:szCs w:val="20"/>
        </w:rPr>
        <w:instrText xml:space="preserve"> \* MERGEFORMAT </w:instrText>
      </w:r>
      <w:r w:rsidRPr="00416929">
        <w:rPr>
          <w:sz w:val="20"/>
          <w:szCs w:val="20"/>
        </w:rPr>
      </w:r>
      <w:r w:rsidRPr="00416929">
        <w:rPr>
          <w:sz w:val="20"/>
          <w:szCs w:val="20"/>
        </w:rPr>
        <w:fldChar w:fldCharType="separate"/>
      </w:r>
      <w:r w:rsidR="00416929" w:rsidRPr="00416929">
        <w:rPr>
          <w:sz w:val="20"/>
          <w:szCs w:val="20"/>
        </w:rPr>
        <w:t>14.2</w:t>
      </w:r>
      <w:r w:rsidRPr="00416929">
        <w:rPr>
          <w:sz w:val="20"/>
          <w:szCs w:val="20"/>
        </w:rPr>
        <w:fldChar w:fldCharType="end"/>
      </w:r>
      <w:r w:rsidRPr="00560C55">
        <w:rPr>
          <w:sz w:val="20"/>
          <w:szCs w:val="20"/>
        </w:rPr>
        <w:t>, this agreement shall terminate:</w:t>
      </w:r>
    </w:p>
    <w:p w14:paraId="1C4D3092" w14:textId="77777777" w:rsidR="002A4156" w:rsidRPr="00560C55" w:rsidRDefault="00211ADE" w:rsidP="00537808">
      <w:pPr>
        <w:pStyle w:val="Level3"/>
        <w:rPr>
          <w:sz w:val="20"/>
          <w:szCs w:val="20"/>
        </w:rPr>
      </w:pPr>
      <w:bookmarkStart w:id="99" w:name="a417215"/>
      <w:r w:rsidRPr="00560C55">
        <w:rPr>
          <w:sz w:val="20"/>
          <w:szCs w:val="20"/>
        </w:rPr>
        <w:t>when a resolution is passed by the shareholders or creditors of the Company, or an order is made by a court or other competent body or person instituting a process that shall lead to the Company being wound up and its assets being distributed among the Company's shareholders, creditors or other contributors; or</w:t>
      </w:r>
      <w:bookmarkEnd w:id="99"/>
    </w:p>
    <w:p w14:paraId="584D1A05" w14:textId="77777777" w:rsidR="002A4156" w:rsidRPr="00560C55" w:rsidRDefault="00211ADE" w:rsidP="00537808">
      <w:pPr>
        <w:pStyle w:val="Level3"/>
        <w:rPr>
          <w:sz w:val="20"/>
          <w:szCs w:val="20"/>
        </w:rPr>
      </w:pPr>
      <w:r w:rsidRPr="00560C55">
        <w:rPr>
          <w:sz w:val="20"/>
          <w:szCs w:val="20"/>
        </w:rPr>
        <w:t>when, as a result of transfers of Shares made in accordance with this agreement or the Articles, only one person remains as legal and beneficial holder of the Shares</w:t>
      </w:r>
      <w:r w:rsidR="007E6F4C" w:rsidRPr="00560C55">
        <w:rPr>
          <w:sz w:val="20"/>
          <w:szCs w:val="20"/>
        </w:rPr>
        <w:t>.</w:t>
      </w:r>
    </w:p>
    <w:p w14:paraId="20EC0883" w14:textId="77777777" w:rsidR="002A4156" w:rsidRPr="00560C55" w:rsidRDefault="00211ADE" w:rsidP="00537808">
      <w:pPr>
        <w:pStyle w:val="Level2"/>
        <w:rPr>
          <w:sz w:val="20"/>
          <w:szCs w:val="20"/>
        </w:rPr>
      </w:pPr>
      <w:bookmarkStart w:id="100" w:name="a835900"/>
      <w:r w:rsidRPr="00560C55">
        <w:rPr>
          <w:sz w:val="20"/>
          <w:szCs w:val="20"/>
        </w:rPr>
        <w:t>On termination of this agreement, the following clauses shall continue in force:</w:t>
      </w:r>
      <w:bookmarkEnd w:id="100"/>
    </w:p>
    <w:p w14:paraId="1A0F4323" w14:textId="77777777" w:rsidR="002A4156" w:rsidRPr="00560C55" w:rsidRDefault="00211ADE" w:rsidP="00537808">
      <w:pPr>
        <w:pStyle w:val="Level3"/>
        <w:rPr>
          <w:sz w:val="20"/>
          <w:szCs w:val="20"/>
        </w:rPr>
      </w:pPr>
      <w:r w:rsidRPr="00560C55">
        <w:rPr>
          <w:sz w:val="20"/>
          <w:szCs w:val="20"/>
        </w:rPr>
        <w:t xml:space="preserve"> clause </w:t>
      </w:r>
      <w:r w:rsidRPr="00416929">
        <w:rPr>
          <w:sz w:val="20"/>
          <w:szCs w:val="20"/>
        </w:rPr>
        <w:fldChar w:fldCharType="begin"/>
      </w:r>
      <w:r w:rsidRPr="00416929">
        <w:rPr>
          <w:sz w:val="20"/>
          <w:szCs w:val="20"/>
        </w:rPr>
        <w:instrText xml:space="preserve">REF "a471015" \h \w </w:instrText>
      </w:r>
      <w:r w:rsidR="000E27E8" w:rsidRPr="00416929">
        <w:rPr>
          <w:sz w:val="20"/>
          <w:szCs w:val="20"/>
        </w:rPr>
        <w:instrText xml:space="preserve"> \* MERGEFORMAT </w:instrText>
      </w:r>
      <w:r w:rsidRPr="00416929">
        <w:rPr>
          <w:sz w:val="20"/>
          <w:szCs w:val="20"/>
        </w:rPr>
      </w:r>
      <w:r w:rsidRPr="00416929">
        <w:rPr>
          <w:sz w:val="20"/>
          <w:szCs w:val="20"/>
        </w:rPr>
        <w:fldChar w:fldCharType="separate"/>
      </w:r>
      <w:r w:rsidR="00416929" w:rsidRPr="00416929">
        <w:rPr>
          <w:sz w:val="20"/>
          <w:szCs w:val="20"/>
        </w:rPr>
        <w:t>1</w:t>
      </w:r>
      <w:r w:rsidRPr="00416929">
        <w:rPr>
          <w:sz w:val="20"/>
          <w:szCs w:val="20"/>
        </w:rPr>
        <w:fldChar w:fldCharType="end"/>
      </w:r>
      <w:r w:rsidRPr="00560C55">
        <w:rPr>
          <w:sz w:val="20"/>
          <w:szCs w:val="20"/>
        </w:rPr>
        <w:t xml:space="preserve"> (Interpretation</w:t>
      </w:r>
      <w:proofErr w:type="gramStart"/>
      <w:r w:rsidRPr="00560C55">
        <w:rPr>
          <w:sz w:val="20"/>
          <w:szCs w:val="20"/>
        </w:rPr>
        <w:t>);</w:t>
      </w:r>
      <w:proofErr w:type="gramEnd"/>
    </w:p>
    <w:p w14:paraId="568F5C5F" w14:textId="77777777" w:rsidR="002A4156" w:rsidRPr="00560C55" w:rsidRDefault="00211ADE" w:rsidP="00537808">
      <w:pPr>
        <w:pStyle w:val="Level3"/>
        <w:rPr>
          <w:sz w:val="20"/>
          <w:szCs w:val="20"/>
        </w:rPr>
      </w:pPr>
      <w:r w:rsidRPr="00560C55">
        <w:rPr>
          <w:sz w:val="20"/>
          <w:szCs w:val="20"/>
        </w:rPr>
        <w:lastRenderedPageBreak/>
        <w:t xml:space="preserve">this clause </w:t>
      </w:r>
      <w:r w:rsidR="00971150">
        <w:rPr>
          <w:sz w:val="20"/>
          <w:szCs w:val="20"/>
        </w:rPr>
        <w:t>15</w:t>
      </w:r>
      <w:r w:rsidRPr="00560C55">
        <w:rPr>
          <w:sz w:val="20"/>
          <w:szCs w:val="20"/>
        </w:rPr>
        <w:t>;</w:t>
      </w:r>
    </w:p>
    <w:p w14:paraId="54D78D5D" w14:textId="77777777" w:rsidR="002A4156" w:rsidRPr="00560C55" w:rsidRDefault="00211ADE" w:rsidP="00537808">
      <w:pPr>
        <w:pStyle w:val="Level3"/>
        <w:rPr>
          <w:sz w:val="20"/>
          <w:szCs w:val="20"/>
        </w:rPr>
      </w:pPr>
      <w:r w:rsidRPr="00560C55">
        <w:rPr>
          <w:sz w:val="20"/>
          <w:szCs w:val="20"/>
        </w:rPr>
        <w:t xml:space="preserve"> clause </w:t>
      </w:r>
      <w:r w:rsidR="00971150">
        <w:rPr>
          <w:sz w:val="20"/>
          <w:szCs w:val="20"/>
        </w:rPr>
        <w:t>17</w:t>
      </w:r>
      <w:r w:rsidRPr="00560C55">
        <w:rPr>
          <w:sz w:val="20"/>
          <w:szCs w:val="20"/>
        </w:rPr>
        <w:t xml:space="preserve"> (Confidentiality);</w:t>
      </w:r>
    </w:p>
    <w:p w14:paraId="6C57155B" w14:textId="77777777" w:rsidR="002A4156" w:rsidRPr="00560C55" w:rsidRDefault="00211ADE" w:rsidP="00537808">
      <w:pPr>
        <w:pStyle w:val="Level3"/>
        <w:rPr>
          <w:sz w:val="20"/>
          <w:szCs w:val="20"/>
        </w:rPr>
      </w:pPr>
      <w:r w:rsidRPr="00560C55">
        <w:rPr>
          <w:sz w:val="20"/>
          <w:szCs w:val="20"/>
        </w:rPr>
        <w:t xml:space="preserve"> clause </w:t>
      </w:r>
      <w:r w:rsidR="00971150">
        <w:rPr>
          <w:sz w:val="20"/>
          <w:szCs w:val="20"/>
        </w:rPr>
        <w:t>18</w:t>
      </w:r>
      <w:r w:rsidRPr="00560C55">
        <w:rPr>
          <w:sz w:val="20"/>
          <w:szCs w:val="20"/>
        </w:rPr>
        <w:t xml:space="preserve"> (Assignment and other dealings);</w:t>
      </w:r>
    </w:p>
    <w:p w14:paraId="63DB2577" w14:textId="77777777" w:rsidR="002A4156" w:rsidRPr="00560C55" w:rsidRDefault="00211ADE" w:rsidP="00537808">
      <w:pPr>
        <w:pStyle w:val="Level3"/>
        <w:rPr>
          <w:sz w:val="20"/>
          <w:szCs w:val="20"/>
        </w:rPr>
      </w:pPr>
      <w:r w:rsidRPr="00560C55">
        <w:rPr>
          <w:sz w:val="20"/>
          <w:szCs w:val="20"/>
        </w:rPr>
        <w:t xml:space="preserve"> clause </w:t>
      </w:r>
      <w:r w:rsidR="00971150">
        <w:rPr>
          <w:sz w:val="20"/>
          <w:szCs w:val="20"/>
        </w:rPr>
        <w:t>19</w:t>
      </w:r>
      <w:r w:rsidRPr="00560C55">
        <w:rPr>
          <w:sz w:val="20"/>
          <w:szCs w:val="20"/>
        </w:rPr>
        <w:t xml:space="preserve"> (Entire agreement);</w:t>
      </w:r>
    </w:p>
    <w:p w14:paraId="6939252A" w14:textId="77777777" w:rsidR="002A4156" w:rsidRPr="00560C55" w:rsidRDefault="00211ADE" w:rsidP="00537808">
      <w:pPr>
        <w:pStyle w:val="Level3"/>
        <w:rPr>
          <w:sz w:val="20"/>
          <w:szCs w:val="20"/>
        </w:rPr>
      </w:pPr>
      <w:r w:rsidRPr="00560C55">
        <w:rPr>
          <w:sz w:val="20"/>
          <w:szCs w:val="20"/>
        </w:rPr>
        <w:t xml:space="preserve"> clause </w:t>
      </w:r>
      <w:r w:rsidR="00971150">
        <w:rPr>
          <w:sz w:val="20"/>
          <w:szCs w:val="20"/>
        </w:rPr>
        <w:t>20</w:t>
      </w:r>
      <w:r w:rsidRPr="00560C55">
        <w:rPr>
          <w:sz w:val="20"/>
          <w:szCs w:val="20"/>
        </w:rPr>
        <w:t xml:space="preserve"> (Variation and waiver);</w:t>
      </w:r>
    </w:p>
    <w:p w14:paraId="50539B6B" w14:textId="77777777" w:rsidR="002A4156" w:rsidRPr="00560C55" w:rsidRDefault="00211ADE" w:rsidP="00537808">
      <w:pPr>
        <w:pStyle w:val="Level3"/>
        <w:rPr>
          <w:sz w:val="20"/>
          <w:szCs w:val="20"/>
        </w:rPr>
      </w:pPr>
      <w:r w:rsidRPr="00560C55">
        <w:rPr>
          <w:sz w:val="20"/>
          <w:szCs w:val="20"/>
        </w:rPr>
        <w:t xml:space="preserve">clause </w:t>
      </w:r>
      <w:r w:rsidR="00971150">
        <w:rPr>
          <w:sz w:val="20"/>
          <w:szCs w:val="20"/>
        </w:rPr>
        <w:t>21</w:t>
      </w:r>
      <w:r w:rsidRPr="00560C55">
        <w:rPr>
          <w:sz w:val="20"/>
          <w:szCs w:val="20"/>
        </w:rPr>
        <w:t xml:space="preserve"> (No partnership);</w:t>
      </w:r>
    </w:p>
    <w:p w14:paraId="327E2593" w14:textId="77777777" w:rsidR="002A4156" w:rsidRPr="00560C55" w:rsidRDefault="00211ADE" w:rsidP="00537808">
      <w:pPr>
        <w:pStyle w:val="Level3"/>
        <w:rPr>
          <w:sz w:val="20"/>
          <w:szCs w:val="20"/>
        </w:rPr>
      </w:pPr>
      <w:r w:rsidRPr="00560C55">
        <w:rPr>
          <w:sz w:val="20"/>
          <w:szCs w:val="20"/>
        </w:rPr>
        <w:t xml:space="preserve"> clause </w:t>
      </w:r>
      <w:r w:rsidR="00971150">
        <w:rPr>
          <w:sz w:val="20"/>
          <w:szCs w:val="20"/>
        </w:rPr>
        <w:t>22</w:t>
      </w:r>
      <w:r w:rsidRPr="00560C55">
        <w:rPr>
          <w:sz w:val="20"/>
          <w:szCs w:val="20"/>
        </w:rPr>
        <w:t xml:space="preserve"> (notices);</w:t>
      </w:r>
    </w:p>
    <w:p w14:paraId="2C7439BE" w14:textId="77777777" w:rsidR="002A4156" w:rsidRPr="00560C55" w:rsidRDefault="00211ADE" w:rsidP="00537808">
      <w:pPr>
        <w:pStyle w:val="Level3"/>
        <w:rPr>
          <w:sz w:val="20"/>
          <w:szCs w:val="20"/>
        </w:rPr>
      </w:pPr>
      <w:r w:rsidRPr="00560C55">
        <w:rPr>
          <w:sz w:val="20"/>
          <w:szCs w:val="20"/>
        </w:rPr>
        <w:t xml:space="preserve"> clause </w:t>
      </w:r>
      <w:r w:rsidR="00971150">
        <w:rPr>
          <w:sz w:val="20"/>
          <w:szCs w:val="20"/>
        </w:rPr>
        <w:t>23</w:t>
      </w:r>
      <w:r w:rsidRPr="00560C55">
        <w:rPr>
          <w:sz w:val="20"/>
          <w:szCs w:val="20"/>
        </w:rPr>
        <w:t xml:space="preserve"> (Severance); and</w:t>
      </w:r>
    </w:p>
    <w:p w14:paraId="01D7F07D" w14:textId="77777777" w:rsidR="002A4156" w:rsidRPr="00560C55" w:rsidRDefault="00211ADE" w:rsidP="00537808">
      <w:pPr>
        <w:pStyle w:val="Level3"/>
        <w:rPr>
          <w:sz w:val="20"/>
          <w:szCs w:val="20"/>
        </w:rPr>
      </w:pPr>
      <w:r w:rsidRPr="00560C55">
        <w:rPr>
          <w:sz w:val="20"/>
          <w:szCs w:val="20"/>
        </w:rPr>
        <w:t xml:space="preserve">clause </w:t>
      </w:r>
      <w:r w:rsidR="00971150">
        <w:rPr>
          <w:sz w:val="20"/>
          <w:szCs w:val="20"/>
        </w:rPr>
        <w:t>26</w:t>
      </w:r>
      <w:r w:rsidRPr="00560C55">
        <w:rPr>
          <w:sz w:val="20"/>
          <w:szCs w:val="20"/>
        </w:rPr>
        <w:t xml:space="preserve"> (Governing law and jurisdiction)</w:t>
      </w:r>
      <w:r w:rsidR="00CC437B" w:rsidRPr="00560C55">
        <w:rPr>
          <w:sz w:val="20"/>
          <w:szCs w:val="20"/>
        </w:rPr>
        <w:t>.</w:t>
      </w:r>
    </w:p>
    <w:p w14:paraId="5431A34E" w14:textId="77777777" w:rsidR="002A4156" w:rsidRPr="00560C55" w:rsidRDefault="00211ADE" w:rsidP="00537808">
      <w:pPr>
        <w:pStyle w:val="Level2"/>
        <w:rPr>
          <w:sz w:val="20"/>
          <w:szCs w:val="20"/>
        </w:rPr>
      </w:pPr>
      <w:r w:rsidRPr="00560C55">
        <w:rPr>
          <w:sz w:val="20"/>
          <w:szCs w:val="20"/>
        </w:rPr>
        <w:t>Termination of this agreement shall not affect any rights, remedies, obligations or liabilities of any of the parties that have accrued up to the date of termination, including the right to claim damages in respect of any breach of the agreement which existed at or before the date of termination.</w:t>
      </w:r>
    </w:p>
    <w:p w14:paraId="0F52D483" w14:textId="77777777" w:rsidR="002A4156" w:rsidRPr="00560C55" w:rsidRDefault="00211ADE" w:rsidP="00537808">
      <w:pPr>
        <w:pStyle w:val="Level2"/>
        <w:rPr>
          <w:sz w:val="20"/>
          <w:szCs w:val="20"/>
        </w:rPr>
      </w:pPr>
      <w:r w:rsidRPr="00560C55">
        <w:rPr>
          <w:sz w:val="20"/>
          <w:szCs w:val="20"/>
        </w:rPr>
        <w:t xml:space="preserve">Where, following an event referred to in clause </w:t>
      </w:r>
      <w:r w:rsidRPr="00416929">
        <w:rPr>
          <w:sz w:val="20"/>
          <w:szCs w:val="20"/>
        </w:rPr>
        <w:fldChar w:fldCharType="begin"/>
      </w:r>
      <w:r w:rsidRPr="00416929">
        <w:rPr>
          <w:sz w:val="20"/>
          <w:szCs w:val="20"/>
        </w:rPr>
        <w:instrText xml:space="preserve">REF "a417215" \h \w </w:instrText>
      </w:r>
      <w:r w:rsidR="000E27E8" w:rsidRPr="00416929">
        <w:rPr>
          <w:sz w:val="20"/>
          <w:szCs w:val="20"/>
        </w:rPr>
        <w:instrText xml:space="preserve"> \* MERGEFORMAT </w:instrText>
      </w:r>
      <w:r w:rsidRPr="00416929">
        <w:rPr>
          <w:sz w:val="20"/>
          <w:szCs w:val="20"/>
        </w:rPr>
      </w:r>
      <w:r w:rsidRPr="00416929">
        <w:rPr>
          <w:sz w:val="20"/>
          <w:szCs w:val="20"/>
        </w:rPr>
        <w:fldChar w:fldCharType="separate"/>
      </w:r>
      <w:r w:rsidR="00416929" w:rsidRPr="00416929">
        <w:rPr>
          <w:sz w:val="20"/>
          <w:szCs w:val="20"/>
        </w:rPr>
        <w:t>14.1.1</w:t>
      </w:r>
      <w:r w:rsidRPr="00416929">
        <w:rPr>
          <w:sz w:val="20"/>
          <w:szCs w:val="20"/>
        </w:rPr>
        <w:fldChar w:fldCharType="end"/>
      </w:r>
      <w:r w:rsidRPr="00560C55">
        <w:rPr>
          <w:sz w:val="20"/>
          <w:szCs w:val="20"/>
        </w:rPr>
        <w:t xml:space="preserve">, the Company is to be wound up and its assets distributed, the parties shall agree a suitable basis for dealing with the interests and assets of the Company and shall endeavour to ensure that, before dissolution: </w:t>
      </w:r>
    </w:p>
    <w:p w14:paraId="77AF62A7" w14:textId="77777777" w:rsidR="002A4156" w:rsidRPr="00560C55" w:rsidRDefault="00211ADE" w:rsidP="00537808">
      <w:pPr>
        <w:pStyle w:val="Level3"/>
        <w:rPr>
          <w:sz w:val="20"/>
          <w:szCs w:val="20"/>
        </w:rPr>
      </w:pPr>
      <w:r w:rsidRPr="00560C55">
        <w:rPr>
          <w:sz w:val="20"/>
          <w:szCs w:val="20"/>
        </w:rPr>
        <w:t>all existing contracts of the Company are performed to the extent that there are sufficient resources;</w:t>
      </w:r>
    </w:p>
    <w:p w14:paraId="1E68A24C" w14:textId="77777777" w:rsidR="002A4156" w:rsidRPr="00560C55" w:rsidRDefault="00211ADE" w:rsidP="00537808">
      <w:pPr>
        <w:pStyle w:val="Level3"/>
        <w:rPr>
          <w:sz w:val="20"/>
          <w:szCs w:val="20"/>
        </w:rPr>
      </w:pPr>
      <w:r w:rsidRPr="00560C55">
        <w:rPr>
          <w:sz w:val="20"/>
          <w:szCs w:val="20"/>
        </w:rPr>
        <w:t>the Company shall not enter into any new contractual obligations; and</w:t>
      </w:r>
    </w:p>
    <w:p w14:paraId="2F26FA3A" w14:textId="77777777" w:rsidR="002A4156" w:rsidRPr="00560C55" w:rsidRDefault="00211ADE" w:rsidP="00537808">
      <w:pPr>
        <w:pStyle w:val="Level3"/>
        <w:rPr>
          <w:sz w:val="20"/>
          <w:szCs w:val="20"/>
        </w:rPr>
      </w:pPr>
      <w:r w:rsidRPr="00560C55">
        <w:rPr>
          <w:sz w:val="20"/>
          <w:szCs w:val="20"/>
        </w:rPr>
        <w:t>the Company's assets are distributed as soon as practica</w:t>
      </w:r>
      <w:r w:rsidR="00CC437B" w:rsidRPr="00560C55">
        <w:rPr>
          <w:sz w:val="20"/>
          <w:szCs w:val="20"/>
        </w:rPr>
        <w:t>l.</w:t>
      </w:r>
    </w:p>
    <w:p w14:paraId="055A5AE4" w14:textId="77777777" w:rsidR="002A4156" w:rsidRPr="00560C55" w:rsidRDefault="00211ADE" w:rsidP="00537808">
      <w:pPr>
        <w:pStyle w:val="Level1"/>
        <w:rPr>
          <w:sz w:val="20"/>
          <w:szCs w:val="20"/>
        </w:rPr>
      </w:pPr>
      <w:bookmarkStart w:id="101" w:name="a419489"/>
      <w:bookmarkStart w:id="102" w:name="_Toc445973998"/>
      <w:bookmarkStart w:id="103" w:name="_Toc158036002"/>
      <w:r w:rsidRPr="00560C55">
        <w:rPr>
          <w:sz w:val="20"/>
          <w:szCs w:val="20"/>
        </w:rPr>
        <w:t>Status of this agreement</w:t>
      </w:r>
      <w:bookmarkEnd w:id="101"/>
      <w:bookmarkEnd w:id="102"/>
      <w:bookmarkEnd w:id="103"/>
    </w:p>
    <w:p w14:paraId="765D8BCE" w14:textId="77777777" w:rsidR="002A4156" w:rsidRPr="00560C55" w:rsidRDefault="00211ADE" w:rsidP="00537808">
      <w:pPr>
        <w:pStyle w:val="Level2"/>
        <w:rPr>
          <w:sz w:val="20"/>
          <w:szCs w:val="20"/>
        </w:rPr>
      </w:pPr>
      <w:r w:rsidRPr="00560C55">
        <w:rPr>
          <w:sz w:val="20"/>
          <w:szCs w:val="20"/>
        </w:rPr>
        <w:t>Each Shareholder shall, to the extent that he is able to do so, exercise his voting rights and other powers of control lawfully available to him as a shareholder of the Company to procure that the provisions of this agreement are properly and promptly observed and given full force and effect according to the spirit and intention of the agreement.</w:t>
      </w:r>
    </w:p>
    <w:p w14:paraId="7DC959C4" w14:textId="77777777" w:rsidR="002A4156" w:rsidRPr="00560C55" w:rsidRDefault="00211ADE" w:rsidP="00537808">
      <w:pPr>
        <w:pStyle w:val="Level2"/>
        <w:rPr>
          <w:sz w:val="20"/>
          <w:szCs w:val="20"/>
        </w:rPr>
      </w:pPr>
      <w:r w:rsidRPr="00560C55">
        <w:rPr>
          <w:sz w:val="20"/>
          <w:szCs w:val="20"/>
        </w:rPr>
        <w:t>If there is an inconsistency between any of the provisions of this agreement and the provisions of the Articles, the provisions of this agreement shall prevail as between the parties.</w:t>
      </w:r>
    </w:p>
    <w:p w14:paraId="30859EAD" w14:textId="77777777" w:rsidR="002A4156" w:rsidRPr="00560C55" w:rsidRDefault="00211ADE" w:rsidP="00537808">
      <w:pPr>
        <w:pStyle w:val="Level2"/>
        <w:rPr>
          <w:sz w:val="20"/>
          <w:szCs w:val="20"/>
        </w:rPr>
      </w:pPr>
      <w:bookmarkStart w:id="104" w:name="a106558"/>
      <w:r w:rsidRPr="00560C55">
        <w:rPr>
          <w:sz w:val="20"/>
          <w:szCs w:val="20"/>
        </w:rPr>
        <w:t>Each Shareholder shall, when necessary, exercise his powers of voting and any other rights and powers lawfully available to him as a shareholder of the Company to amend, waive or suspend a conflicting provision in the Articles to the extent necessary to permit the Company and its Business to be administered as provided in this agreement.</w:t>
      </w:r>
      <w:bookmarkEnd w:id="104"/>
    </w:p>
    <w:p w14:paraId="11253109" w14:textId="77777777" w:rsidR="002A4156" w:rsidRPr="00560C55" w:rsidRDefault="00211ADE" w:rsidP="00537808">
      <w:pPr>
        <w:pStyle w:val="Level1"/>
        <w:rPr>
          <w:sz w:val="20"/>
          <w:szCs w:val="20"/>
        </w:rPr>
      </w:pPr>
      <w:bookmarkStart w:id="105" w:name="_Toc445973999"/>
      <w:bookmarkStart w:id="106" w:name="_Toc158036003"/>
      <w:bookmarkStart w:id="107" w:name="a131094"/>
      <w:r w:rsidRPr="00560C55">
        <w:rPr>
          <w:sz w:val="20"/>
          <w:szCs w:val="20"/>
        </w:rPr>
        <w:t>Confidentiality</w:t>
      </w:r>
      <w:bookmarkEnd w:id="105"/>
      <w:bookmarkEnd w:id="106"/>
      <w:r w:rsidRPr="00560C55">
        <w:rPr>
          <w:sz w:val="20"/>
          <w:szCs w:val="20"/>
        </w:rPr>
        <w:t xml:space="preserve"> </w:t>
      </w:r>
      <w:bookmarkEnd w:id="107"/>
    </w:p>
    <w:p w14:paraId="5AD6E61B" w14:textId="77777777" w:rsidR="002A4156" w:rsidRPr="00560C55" w:rsidRDefault="00211ADE" w:rsidP="00537808">
      <w:pPr>
        <w:pStyle w:val="Level2"/>
        <w:rPr>
          <w:sz w:val="20"/>
          <w:szCs w:val="20"/>
        </w:rPr>
      </w:pPr>
      <w:bookmarkStart w:id="108" w:name="a501767"/>
      <w:r w:rsidRPr="00560C55">
        <w:rPr>
          <w:sz w:val="20"/>
          <w:szCs w:val="20"/>
        </w:rPr>
        <w:t>Except to the extent required by law or any legal or regulatory authority of competent jurisdiction or except with Shareholder Consent</w:t>
      </w:r>
      <w:bookmarkEnd w:id="108"/>
      <w:r w:rsidR="00CC437B" w:rsidRPr="00560C55">
        <w:rPr>
          <w:sz w:val="20"/>
          <w:szCs w:val="20"/>
        </w:rPr>
        <w:t>:</w:t>
      </w:r>
    </w:p>
    <w:p w14:paraId="014690B9" w14:textId="77777777" w:rsidR="002A4156" w:rsidRPr="00560C55" w:rsidRDefault="00211ADE" w:rsidP="00537808">
      <w:pPr>
        <w:pStyle w:val="Level3"/>
        <w:rPr>
          <w:sz w:val="20"/>
          <w:szCs w:val="20"/>
        </w:rPr>
      </w:pPr>
      <w:r w:rsidRPr="00560C55">
        <w:rPr>
          <w:sz w:val="20"/>
          <w:szCs w:val="20"/>
        </w:rPr>
        <w:t>no party shall</w:t>
      </w:r>
      <w:r w:rsidR="00CC437B" w:rsidRPr="00560C55">
        <w:rPr>
          <w:sz w:val="20"/>
          <w:szCs w:val="20"/>
        </w:rPr>
        <w:t xml:space="preserve"> </w:t>
      </w:r>
      <w:r w:rsidRPr="00560C55">
        <w:rPr>
          <w:sz w:val="20"/>
          <w:szCs w:val="20"/>
        </w:rPr>
        <w:t xml:space="preserve">at any time disclose to any person (other than his professional advisers) the terms of this agreement or any trade secret or other confidential information relating to the Company or to any Shareholder, or make any use </w:t>
      </w:r>
      <w:r w:rsidRPr="00560C55">
        <w:rPr>
          <w:sz w:val="20"/>
          <w:szCs w:val="20"/>
        </w:rPr>
        <w:lastRenderedPageBreak/>
        <w:t>of such information other than to the extent necessary for the purpose of exercising or performing his rights and obligations under this agreement; and</w:t>
      </w:r>
    </w:p>
    <w:p w14:paraId="0B2AC6CD" w14:textId="77777777" w:rsidR="002A4156" w:rsidRPr="00560C55" w:rsidRDefault="00211ADE" w:rsidP="00537808">
      <w:pPr>
        <w:pStyle w:val="Level3"/>
        <w:rPr>
          <w:sz w:val="20"/>
          <w:szCs w:val="20"/>
        </w:rPr>
      </w:pPr>
      <w:r w:rsidRPr="00560C55">
        <w:rPr>
          <w:sz w:val="20"/>
          <w:szCs w:val="20"/>
        </w:rPr>
        <w:t>no party shall make, or permit any person to make, any public announcement, communication or circular concerning this agreement except with Shareholder Consent</w:t>
      </w:r>
      <w:r w:rsidR="00CC437B" w:rsidRPr="00560C55">
        <w:rPr>
          <w:sz w:val="20"/>
          <w:szCs w:val="20"/>
        </w:rPr>
        <w:t>.</w:t>
      </w:r>
    </w:p>
    <w:p w14:paraId="031965CB" w14:textId="77777777" w:rsidR="002A4156" w:rsidRPr="00560C55" w:rsidRDefault="00211ADE" w:rsidP="00537808">
      <w:pPr>
        <w:pStyle w:val="Level2"/>
        <w:rPr>
          <w:sz w:val="20"/>
          <w:szCs w:val="20"/>
        </w:rPr>
      </w:pPr>
      <w:r w:rsidRPr="00560C55">
        <w:rPr>
          <w:sz w:val="20"/>
          <w:szCs w:val="20"/>
        </w:rPr>
        <w:t xml:space="preserve">The undertakings in clause </w:t>
      </w:r>
      <w:r w:rsidRPr="00416929">
        <w:rPr>
          <w:sz w:val="20"/>
          <w:szCs w:val="20"/>
        </w:rPr>
        <w:fldChar w:fldCharType="begin"/>
      </w:r>
      <w:r w:rsidRPr="00416929">
        <w:rPr>
          <w:sz w:val="20"/>
          <w:szCs w:val="20"/>
        </w:rPr>
        <w:instrText xml:space="preserve">REF "a501767" \h \w </w:instrText>
      </w:r>
      <w:r w:rsidR="003D1677" w:rsidRPr="00416929">
        <w:rPr>
          <w:sz w:val="20"/>
          <w:szCs w:val="20"/>
        </w:rPr>
        <w:instrText xml:space="preserve"> \* MERGEFORMAT </w:instrText>
      </w:r>
      <w:r w:rsidRPr="00416929">
        <w:rPr>
          <w:sz w:val="20"/>
          <w:szCs w:val="20"/>
        </w:rPr>
      </w:r>
      <w:r w:rsidRPr="00416929">
        <w:rPr>
          <w:sz w:val="20"/>
          <w:szCs w:val="20"/>
        </w:rPr>
        <w:fldChar w:fldCharType="separate"/>
      </w:r>
      <w:r w:rsidR="00416929" w:rsidRPr="00416929">
        <w:rPr>
          <w:sz w:val="20"/>
          <w:szCs w:val="20"/>
        </w:rPr>
        <w:t>16.1</w:t>
      </w:r>
      <w:r w:rsidRPr="00416929">
        <w:rPr>
          <w:sz w:val="20"/>
          <w:szCs w:val="20"/>
        </w:rPr>
        <w:fldChar w:fldCharType="end"/>
      </w:r>
      <w:r w:rsidRPr="00560C55">
        <w:rPr>
          <w:sz w:val="20"/>
          <w:szCs w:val="20"/>
        </w:rPr>
        <w:t xml:space="preserve"> are given by each party to each other party and, in respect of undertakings relating to the trade secrets and confidential information of the Company to the Company and apply to actions carried out by each Shareholder in any capacity and whether directly or indirectly, on the Shareholder's own behalf, on behalf of any other person or jointly with any other person.</w:t>
      </w:r>
    </w:p>
    <w:p w14:paraId="0062C805" w14:textId="77777777" w:rsidR="002A4156" w:rsidRPr="00560C55" w:rsidRDefault="00211ADE" w:rsidP="00537808">
      <w:pPr>
        <w:pStyle w:val="Level1"/>
        <w:rPr>
          <w:sz w:val="20"/>
          <w:szCs w:val="20"/>
        </w:rPr>
      </w:pPr>
      <w:bookmarkStart w:id="109" w:name="a688635"/>
      <w:bookmarkStart w:id="110" w:name="_Toc445974000"/>
      <w:bookmarkStart w:id="111" w:name="_Toc158036004"/>
      <w:r w:rsidRPr="00560C55">
        <w:rPr>
          <w:sz w:val="20"/>
          <w:szCs w:val="20"/>
        </w:rPr>
        <w:t>Assignment and other dealings</w:t>
      </w:r>
      <w:bookmarkEnd w:id="109"/>
      <w:bookmarkEnd w:id="110"/>
      <w:bookmarkEnd w:id="111"/>
    </w:p>
    <w:p w14:paraId="68A02A8A" w14:textId="77777777" w:rsidR="002A4156" w:rsidRPr="00560C55" w:rsidRDefault="00211ADE" w:rsidP="00537808">
      <w:pPr>
        <w:pStyle w:val="Level2"/>
        <w:rPr>
          <w:sz w:val="20"/>
          <w:szCs w:val="20"/>
        </w:rPr>
      </w:pPr>
      <w:r w:rsidRPr="00560C55">
        <w:rPr>
          <w:sz w:val="20"/>
          <w:szCs w:val="20"/>
        </w:rPr>
        <w:t>No party shall assign, transfer, mortgage, charge, subcontract, declare a trust over or deal in any other manner with any or all of his rights and obligations under this agreement (or any other document referred to in it) without Shareholder Consent</w:t>
      </w:r>
      <w:r w:rsidR="00CC437B" w:rsidRPr="00560C55">
        <w:rPr>
          <w:sz w:val="20"/>
          <w:szCs w:val="20"/>
        </w:rPr>
        <w:t>.</w:t>
      </w:r>
      <w:r w:rsidRPr="00560C55">
        <w:rPr>
          <w:sz w:val="20"/>
          <w:szCs w:val="20"/>
        </w:rPr>
        <w:t xml:space="preserve"> </w:t>
      </w:r>
    </w:p>
    <w:p w14:paraId="638CEA98" w14:textId="77777777" w:rsidR="002A4156" w:rsidRPr="00560C55" w:rsidRDefault="00211ADE" w:rsidP="00537808">
      <w:pPr>
        <w:pStyle w:val="Level2"/>
        <w:rPr>
          <w:sz w:val="20"/>
          <w:szCs w:val="20"/>
        </w:rPr>
      </w:pPr>
      <w:r w:rsidRPr="00560C55">
        <w:rPr>
          <w:sz w:val="20"/>
          <w:szCs w:val="20"/>
        </w:rPr>
        <w:t>Each party confirms that he is acting on his own behalf and not for the benefit of any other person.</w:t>
      </w:r>
    </w:p>
    <w:p w14:paraId="3010C839" w14:textId="77777777" w:rsidR="002A4156" w:rsidRPr="00560C55" w:rsidRDefault="00211ADE" w:rsidP="00537808">
      <w:pPr>
        <w:pStyle w:val="Level1"/>
        <w:rPr>
          <w:sz w:val="20"/>
          <w:szCs w:val="20"/>
        </w:rPr>
      </w:pPr>
      <w:bookmarkStart w:id="112" w:name="a951623"/>
      <w:bookmarkStart w:id="113" w:name="_Toc445974001"/>
      <w:bookmarkStart w:id="114" w:name="_Toc158036005"/>
      <w:r w:rsidRPr="00560C55">
        <w:rPr>
          <w:sz w:val="20"/>
          <w:szCs w:val="20"/>
        </w:rPr>
        <w:t>Entire agreement</w:t>
      </w:r>
      <w:bookmarkEnd w:id="112"/>
      <w:bookmarkEnd w:id="113"/>
      <w:bookmarkEnd w:id="114"/>
    </w:p>
    <w:p w14:paraId="0EDE07FB" w14:textId="77777777" w:rsidR="002A4156" w:rsidRPr="00560C55" w:rsidRDefault="00211ADE" w:rsidP="00537808">
      <w:pPr>
        <w:pStyle w:val="Level2"/>
        <w:rPr>
          <w:sz w:val="20"/>
          <w:szCs w:val="20"/>
        </w:rPr>
      </w:pPr>
      <w:r w:rsidRPr="00560C55">
        <w:rPr>
          <w:sz w:val="20"/>
          <w:szCs w:val="20"/>
        </w:rPr>
        <w:t>This agreement (together with the documents referred to in it) constitutes the entire agreement between the parties and supersedes and extinguishes all previous discussions, correspondence, negotiations, drafts, agreements, promises, assurances, warranties, representations, arrangements and understandings between them, whether written or oral, relating to their subject matter.</w:t>
      </w:r>
    </w:p>
    <w:p w14:paraId="76E4D06B" w14:textId="77777777" w:rsidR="002A4156" w:rsidRPr="00560C55" w:rsidRDefault="00211ADE" w:rsidP="00537808">
      <w:pPr>
        <w:pStyle w:val="Level2"/>
        <w:rPr>
          <w:sz w:val="20"/>
          <w:szCs w:val="20"/>
        </w:rPr>
      </w:pPr>
      <w:r w:rsidRPr="00560C55">
        <w:rPr>
          <w:sz w:val="20"/>
          <w:szCs w:val="20"/>
        </w:rPr>
        <w:t>Each party acknowledges that in entering into this agreement (and any documents referred to in it), he does not rely on, and shall have no remedies in respect of, any statement, representation, assurance or warranty (whether made innocently or negligently) that is not set out in this agreement or those documents.</w:t>
      </w:r>
    </w:p>
    <w:p w14:paraId="431C8777" w14:textId="77777777" w:rsidR="002A4156" w:rsidRPr="00560C55" w:rsidRDefault="00211ADE" w:rsidP="00537808">
      <w:pPr>
        <w:pStyle w:val="Level2"/>
        <w:rPr>
          <w:sz w:val="20"/>
          <w:szCs w:val="20"/>
        </w:rPr>
      </w:pPr>
      <w:r w:rsidRPr="00560C55">
        <w:rPr>
          <w:sz w:val="20"/>
          <w:szCs w:val="20"/>
        </w:rPr>
        <w:t>Nothing in this clause shall limit or exclude any liability for fraud.</w:t>
      </w:r>
    </w:p>
    <w:p w14:paraId="3885BDF7" w14:textId="77777777" w:rsidR="002A4156" w:rsidRPr="00560C55" w:rsidRDefault="00211ADE" w:rsidP="00537808">
      <w:pPr>
        <w:pStyle w:val="Level1"/>
        <w:rPr>
          <w:sz w:val="20"/>
          <w:szCs w:val="20"/>
        </w:rPr>
      </w:pPr>
      <w:bookmarkStart w:id="115" w:name="a414966"/>
      <w:bookmarkStart w:id="116" w:name="_Toc445974002"/>
      <w:bookmarkStart w:id="117" w:name="_Toc158036006"/>
      <w:r w:rsidRPr="00560C55">
        <w:rPr>
          <w:sz w:val="20"/>
          <w:szCs w:val="20"/>
        </w:rPr>
        <w:t>Variation and waiver</w:t>
      </w:r>
      <w:bookmarkEnd w:id="115"/>
      <w:bookmarkEnd w:id="116"/>
      <w:bookmarkEnd w:id="117"/>
    </w:p>
    <w:p w14:paraId="7DD58F7C" w14:textId="77777777" w:rsidR="002A4156" w:rsidRPr="00560C55" w:rsidRDefault="00211ADE" w:rsidP="00537808">
      <w:pPr>
        <w:pStyle w:val="Level2"/>
        <w:rPr>
          <w:sz w:val="20"/>
          <w:szCs w:val="20"/>
        </w:rPr>
      </w:pPr>
      <w:r w:rsidRPr="00560C55">
        <w:rPr>
          <w:sz w:val="20"/>
          <w:szCs w:val="20"/>
        </w:rPr>
        <w:t xml:space="preserve">No variation of this agreement shall be effective unless it is in writing and signed by or on behalf of each party </w:t>
      </w:r>
      <w:r w:rsidR="00BA47F2">
        <w:rPr>
          <w:sz w:val="20"/>
          <w:szCs w:val="20"/>
        </w:rPr>
        <w:t xml:space="preserve">who is a holder of A Shares </w:t>
      </w:r>
      <w:r w:rsidRPr="00560C55">
        <w:rPr>
          <w:sz w:val="20"/>
          <w:szCs w:val="20"/>
        </w:rPr>
        <w:t>for the time being</w:t>
      </w:r>
      <w:r w:rsidR="00BA47F2">
        <w:rPr>
          <w:sz w:val="20"/>
          <w:szCs w:val="20"/>
        </w:rPr>
        <w:t xml:space="preserve"> (in which case it shall be binding on all the holders of Shares</w:t>
      </w:r>
      <w:r w:rsidR="0007405B">
        <w:rPr>
          <w:sz w:val="20"/>
          <w:szCs w:val="20"/>
        </w:rPr>
        <w:t>)</w:t>
      </w:r>
      <w:r w:rsidRPr="00560C55">
        <w:rPr>
          <w:sz w:val="20"/>
          <w:szCs w:val="20"/>
        </w:rPr>
        <w:t>.</w:t>
      </w:r>
    </w:p>
    <w:p w14:paraId="04EE7153" w14:textId="77777777" w:rsidR="002A4156" w:rsidRPr="00560C55" w:rsidRDefault="00211ADE" w:rsidP="00537808">
      <w:pPr>
        <w:pStyle w:val="Level2"/>
        <w:rPr>
          <w:sz w:val="20"/>
          <w:szCs w:val="20"/>
        </w:rPr>
      </w:pPr>
      <w:r w:rsidRPr="00560C55">
        <w:rPr>
          <w:sz w:val="20"/>
          <w:szCs w:val="20"/>
        </w:rPr>
        <w:t>A waiver of any right or remedy under this agreement or by law is only effective if it is given in writing and is signed by the party waiving such right or remedy. Any such waiver shall apply only to the circumstances for which it is given and shall not be deemed a waiver of any subsequent breach or default.</w:t>
      </w:r>
    </w:p>
    <w:p w14:paraId="4A7E3892" w14:textId="77777777" w:rsidR="002A4156" w:rsidRPr="00560C55" w:rsidRDefault="00211ADE" w:rsidP="00537808">
      <w:pPr>
        <w:pStyle w:val="Level2"/>
        <w:rPr>
          <w:sz w:val="20"/>
          <w:szCs w:val="20"/>
        </w:rPr>
      </w:pPr>
      <w:r w:rsidRPr="00560C55">
        <w:rPr>
          <w:sz w:val="20"/>
          <w:szCs w:val="20"/>
        </w:rPr>
        <w:t>A failure or delay by any party to exercise any right or remedy provided under this agreement or by law shall not constitute a waiver of that or any other right or remedy, nor shall it prevent or restrict any further exercise of that or any other right or remedy.</w:t>
      </w:r>
    </w:p>
    <w:p w14:paraId="674D1473" w14:textId="77777777" w:rsidR="002A4156" w:rsidRPr="00560C55" w:rsidRDefault="00211ADE" w:rsidP="00537808">
      <w:pPr>
        <w:pStyle w:val="Level2"/>
        <w:rPr>
          <w:sz w:val="20"/>
          <w:szCs w:val="20"/>
        </w:rPr>
      </w:pPr>
      <w:r w:rsidRPr="00560C55">
        <w:rPr>
          <w:sz w:val="20"/>
          <w:szCs w:val="20"/>
        </w:rPr>
        <w:t>No single or partial exercise of any right or remedy provided under this agreement or by law shall prevent or restrict the further exercise of that or any other right or remedy.</w:t>
      </w:r>
    </w:p>
    <w:p w14:paraId="131670B3" w14:textId="77777777" w:rsidR="002A4156" w:rsidRPr="00560C55" w:rsidRDefault="00211ADE" w:rsidP="00537808">
      <w:pPr>
        <w:pStyle w:val="Level2"/>
        <w:rPr>
          <w:sz w:val="20"/>
          <w:szCs w:val="20"/>
        </w:rPr>
      </w:pPr>
      <w:r w:rsidRPr="00560C55">
        <w:rPr>
          <w:sz w:val="20"/>
          <w:szCs w:val="20"/>
        </w:rPr>
        <w:lastRenderedPageBreak/>
        <w:t>A person that waives a right or remedy provided under this agreement or by law in relation to one person, or takes or fails to take any action against that person, does not affect its rights or remedies in relation to any other person.</w:t>
      </w:r>
    </w:p>
    <w:p w14:paraId="5EEE2C3D" w14:textId="77777777" w:rsidR="002A4156" w:rsidRPr="00560C55" w:rsidRDefault="00211ADE" w:rsidP="00537808">
      <w:pPr>
        <w:pStyle w:val="Level1"/>
        <w:rPr>
          <w:sz w:val="20"/>
          <w:szCs w:val="20"/>
        </w:rPr>
      </w:pPr>
      <w:bookmarkStart w:id="118" w:name="a776018"/>
      <w:bookmarkStart w:id="119" w:name="_Toc445974004"/>
      <w:bookmarkStart w:id="120" w:name="_Toc158036007"/>
      <w:r w:rsidRPr="00560C55">
        <w:rPr>
          <w:sz w:val="20"/>
          <w:szCs w:val="20"/>
        </w:rPr>
        <w:t>No partnership or agency</w:t>
      </w:r>
      <w:bookmarkEnd w:id="118"/>
      <w:bookmarkEnd w:id="119"/>
      <w:bookmarkEnd w:id="120"/>
    </w:p>
    <w:p w14:paraId="7223F640" w14:textId="77777777" w:rsidR="002A4156" w:rsidRPr="00560C55" w:rsidRDefault="00211ADE" w:rsidP="003D1677">
      <w:pPr>
        <w:pStyle w:val="Body2"/>
        <w:rPr>
          <w:sz w:val="20"/>
          <w:szCs w:val="20"/>
        </w:rPr>
      </w:pPr>
      <w:r w:rsidRPr="00560C55">
        <w:rPr>
          <w:sz w:val="20"/>
          <w:szCs w:val="20"/>
        </w:rPr>
        <w:t xml:space="preserve">Nothing in this agreement is intended to, or shall be deemed to, establish any partnership or joint venture between the parties or constitute any party the agent of another party. </w:t>
      </w:r>
    </w:p>
    <w:p w14:paraId="68AAEA23" w14:textId="77777777" w:rsidR="002A4156" w:rsidRPr="00560C55" w:rsidRDefault="00211ADE" w:rsidP="00537808">
      <w:pPr>
        <w:pStyle w:val="Level1"/>
        <w:rPr>
          <w:sz w:val="20"/>
          <w:szCs w:val="20"/>
        </w:rPr>
      </w:pPr>
      <w:bookmarkStart w:id="121" w:name="_Toc445974005"/>
      <w:bookmarkStart w:id="122" w:name="_Toc158036008"/>
      <w:bookmarkStart w:id="123" w:name="a733293"/>
      <w:r w:rsidRPr="00560C55">
        <w:rPr>
          <w:sz w:val="20"/>
          <w:szCs w:val="20"/>
        </w:rPr>
        <w:t>Notices</w:t>
      </w:r>
      <w:bookmarkEnd w:id="121"/>
      <w:bookmarkEnd w:id="122"/>
      <w:r w:rsidRPr="00560C55">
        <w:rPr>
          <w:sz w:val="20"/>
          <w:szCs w:val="20"/>
        </w:rPr>
        <w:t xml:space="preserve"> </w:t>
      </w:r>
      <w:bookmarkEnd w:id="123"/>
    </w:p>
    <w:p w14:paraId="7FE52856" w14:textId="77777777" w:rsidR="002A4156" w:rsidRPr="00560C55" w:rsidRDefault="00211ADE" w:rsidP="00537808">
      <w:pPr>
        <w:pStyle w:val="Level2"/>
        <w:rPr>
          <w:sz w:val="20"/>
          <w:szCs w:val="20"/>
        </w:rPr>
      </w:pPr>
      <w:r w:rsidRPr="00560C55">
        <w:rPr>
          <w:sz w:val="20"/>
          <w:szCs w:val="20"/>
        </w:rPr>
        <w:t xml:space="preserve">A notice given to a party under or in connection with this agreement shall be in writing and shall be delivered by hand or sent by pre-paid first-class post, recorded delivery or special delivery in each case to that party's address, as specified in clause </w:t>
      </w:r>
      <w:r w:rsidRPr="00416929">
        <w:rPr>
          <w:sz w:val="20"/>
          <w:szCs w:val="20"/>
        </w:rPr>
        <w:fldChar w:fldCharType="begin"/>
      </w:r>
      <w:r w:rsidRPr="00416929">
        <w:rPr>
          <w:sz w:val="20"/>
          <w:szCs w:val="20"/>
        </w:rPr>
        <w:instrText xml:space="preserve">REF "a464743" \h \w </w:instrText>
      </w:r>
      <w:r w:rsidR="003D1677" w:rsidRPr="00416929">
        <w:rPr>
          <w:sz w:val="20"/>
          <w:szCs w:val="20"/>
        </w:rPr>
        <w:instrText xml:space="preserve"> \* MERGEFORMAT </w:instrText>
      </w:r>
      <w:r w:rsidRPr="00416929">
        <w:rPr>
          <w:sz w:val="20"/>
          <w:szCs w:val="20"/>
        </w:rPr>
      </w:r>
      <w:r w:rsidRPr="00416929">
        <w:rPr>
          <w:sz w:val="20"/>
          <w:szCs w:val="20"/>
        </w:rPr>
        <w:fldChar w:fldCharType="separate"/>
      </w:r>
      <w:r w:rsidR="00416929" w:rsidRPr="00416929">
        <w:rPr>
          <w:sz w:val="20"/>
          <w:szCs w:val="20"/>
        </w:rPr>
        <w:t>21.2</w:t>
      </w:r>
      <w:r w:rsidRPr="00416929">
        <w:rPr>
          <w:sz w:val="20"/>
          <w:szCs w:val="20"/>
        </w:rPr>
        <w:fldChar w:fldCharType="end"/>
      </w:r>
      <w:r w:rsidRPr="00560C55">
        <w:rPr>
          <w:sz w:val="20"/>
          <w:szCs w:val="20"/>
        </w:rPr>
        <w:t xml:space="preserve"> (or to such other address as that party may notify to the other party in accordance with this agreement).</w:t>
      </w:r>
    </w:p>
    <w:p w14:paraId="15497377" w14:textId="77777777" w:rsidR="002A4156" w:rsidRPr="00560C55" w:rsidRDefault="00211ADE" w:rsidP="00537808">
      <w:pPr>
        <w:pStyle w:val="Level2"/>
        <w:rPr>
          <w:sz w:val="20"/>
          <w:szCs w:val="20"/>
        </w:rPr>
      </w:pPr>
      <w:bookmarkStart w:id="124" w:name="a464743"/>
      <w:r w:rsidRPr="00560C55">
        <w:rPr>
          <w:sz w:val="20"/>
          <w:szCs w:val="20"/>
        </w:rPr>
        <w:t>The addresses for service of notices are:</w:t>
      </w:r>
      <w:bookmarkEnd w:id="124"/>
    </w:p>
    <w:p w14:paraId="3DDF5840" w14:textId="77777777" w:rsidR="002A4156" w:rsidRPr="00560C55" w:rsidRDefault="00211ADE" w:rsidP="00537808">
      <w:pPr>
        <w:pStyle w:val="Level3"/>
        <w:rPr>
          <w:sz w:val="20"/>
          <w:szCs w:val="20"/>
        </w:rPr>
      </w:pPr>
      <w:r w:rsidRPr="00560C55">
        <w:rPr>
          <w:sz w:val="20"/>
          <w:szCs w:val="20"/>
        </w:rPr>
        <w:t>In the case of the Company:</w:t>
      </w:r>
    </w:p>
    <w:p w14:paraId="3C4955AF" w14:textId="77777777" w:rsidR="002A4156" w:rsidRPr="00560C55" w:rsidRDefault="00211ADE" w:rsidP="00537808">
      <w:pPr>
        <w:pStyle w:val="Level4"/>
        <w:rPr>
          <w:sz w:val="20"/>
          <w:szCs w:val="20"/>
        </w:rPr>
      </w:pPr>
      <w:r w:rsidRPr="00560C55">
        <w:rPr>
          <w:sz w:val="20"/>
          <w:szCs w:val="20"/>
        </w:rPr>
        <w:t>address: its registered office address for the time being; and</w:t>
      </w:r>
    </w:p>
    <w:p w14:paraId="6468EA85" w14:textId="77777777" w:rsidR="002A4156" w:rsidRPr="00560C55" w:rsidRDefault="00211ADE" w:rsidP="00537808">
      <w:pPr>
        <w:pStyle w:val="Level3"/>
        <w:rPr>
          <w:sz w:val="20"/>
          <w:szCs w:val="20"/>
        </w:rPr>
      </w:pPr>
      <w:r w:rsidRPr="00560C55">
        <w:rPr>
          <w:sz w:val="20"/>
          <w:szCs w:val="20"/>
        </w:rPr>
        <w:t>In the case of a Shareholder:</w:t>
      </w:r>
    </w:p>
    <w:p w14:paraId="27F9E941" w14:textId="77777777" w:rsidR="002A4156" w:rsidRPr="00560C55" w:rsidRDefault="00211ADE" w:rsidP="00537808">
      <w:pPr>
        <w:pStyle w:val="Level4"/>
        <w:rPr>
          <w:sz w:val="20"/>
          <w:szCs w:val="20"/>
        </w:rPr>
      </w:pPr>
      <w:r w:rsidRPr="00560C55">
        <w:rPr>
          <w:sz w:val="20"/>
          <w:szCs w:val="20"/>
        </w:rPr>
        <w:t>address: as set out opposite that Shareholder’s name in Schedule 1</w:t>
      </w:r>
      <w:r w:rsidR="00560C55" w:rsidRPr="00560C55">
        <w:rPr>
          <w:sz w:val="20"/>
          <w:szCs w:val="20"/>
        </w:rPr>
        <w:t>.</w:t>
      </w:r>
    </w:p>
    <w:p w14:paraId="39761C89" w14:textId="77777777" w:rsidR="002A4156" w:rsidRPr="00560C55" w:rsidRDefault="00211ADE" w:rsidP="00537808">
      <w:pPr>
        <w:pStyle w:val="Level2"/>
        <w:rPr>
          <w:sz w:val="20"/>
          <w:szCs w:val="20"/>
        </w:rPr>
      </w:pPr>
      <w:r w:rsidRPr="00560C55">
        <w:rPr>
          <w:sz w:val="20"/>
          <w:szCs w:val="20"/>
        </w:rPr>
        <w:t xml:space="preserve">A party may change his details for service of notices as specified in clause </w:t>
      </w:r>
      <w:r w:rsidRPr="00416929">
        <w:rPr>
          <w:sz w:val="20"/>
          <w:szCs w:val="20"/>
        </w:rPr>
        <w:fldChar w:fldCharType="begin"/>
      </w:r>
      <w:r w:rsidRPr="00416929">
        <w:rPr>
          <w:sz w:val="20"/>
          <w:szCs w:val="20"/>
        </w:rPr>
        <w:instrText xml:space="preserve">REF "a464743" \h \w </w:instrText>
      </w:r>
      <w:r w:rsidR="003D1677" w:rsidRPr="00416929">
        <w:rPr>
          <w:sz w:val="20"/>
          <w:szCs w:val="20"/>
        </w:rPr>
        <w:instrText xml:space="preserve"> \* MERGEFORMAT </w:instrText>
      </w:r>
      <w:r w:rsidRPr="00416929">
        <w:rPr>
          <w:sz w:val="20"/>
          <w:szCs w:val="20"/>
        </w:rPr>
      </w:r>
      <w:r w:rsidRPr="00416929">
        <w:rPr>
          <w:sz w:val="20"/>
          <w:szCs w:val="20"/>
        </w:rPr>
        <w:fldChar w:fldCharType="separate"/>
      </w:r>
      <w:r w:rsidR="00416929" w:rsidRPr="00416929">
        <w:rPr>
          <w:sz w:val="20"/>
          <w:szCs w:val="20"/>
        </w:rPr>
        <w:t>21.2</w:t>
      </w:r>
      <w:r w:rsidRPr="00416929">
        <w:rPr>
          <w:sz w:val="20"/>
          <w:szCs w:val="20"/>
        </w:rPr>
        <w:fldChar w:fldCharType="end"/>
      </w:r>
      <w:r w:rsidRPr="00560C55">
        <w:rPr>
          <w:sz w:val="20"/>
          <w:szCs w:val="20"/>
        </w:rPr>
        <w:t xml:space="preserve"> by giving notice to the other parties, provided that the address for service is an address in the United Kingdom following the change. Any change notified pursuant to this clause </w:t>
      </w:r>
      <w:r w:rsidR="00971150">
        <w:rPr>
          <w:sz w:val="20"/>
          <w:szCs w:val="20"/>
        </w:rPr>
        <w:t>22</w:t>
      </w:r>
      <w:r w:rsidRPr="00560C55">
        <w:rPr>
          <w:sz w:val="20"/>
          <w:szCs w:val="20"/>
        </w:rPr>
        <w:t xml:space="preserve"> shall take effect at 9.00 am on the later of the date (if any) specified in the notice as the effective date for the change or five Business Days after deemed receipt of the notice.</w:t>
      </w:r>
    </w:p>
    <w:p w14:paraId="033176E9" w14:textId="77777777" w:rsidR="002A4156" w:rsidRPr="00560C55" w:rsidRDefault="00211ADE" w:rsidP="00537808">
      <w:pPr>
        <w:pStyle w:val="Level2"/>
        <w:rPr>
          <w:sz w:val="20"/>
          <w:szCs w:val="20"/>
        </w:rPr>
      </w:pPr>
      <w:r w:rsidRPr="00560C55">
        <w:rPr>
          <w:sz w:val="20"/>
          <w:szCs w:val="20"/>
        </w:rPr>
        <w:t xml:space="preserve">Delivery of a notice is deemed to have taken place (provided that all other requirements in this clause </w:t>
      </w:r>
      <w:r w:rsidR="00971150">
        <w:rPr>
          <w:sz w:val="20"/>
          <w:szCs w:val="20"/>
        </w:rPr>
        <w:t>22</w:t>
      </w:r>
      <w:r w:rsidRPr="00560C55">
        <w:rPr>
          <w:sz w:val="20"/>
          <w:szCs w:val="20"/>
        </w:rPr>
        <w:t xml:space="preserve"> have been satisfied) if delivered by hand, at the time the notice is left at the address, or if sent by pre-paid first class post, recorded delivery or special delivery on the second Business Day after posting unless, in each case, such deemed receipt would occur outside business hours (meaning 9.00 am to 5.30 pm Monday to Friday on a day that is not a public holiday in the place of deemed receipt), in which case deemed receipt will occur at 9.00 am on the day when business next starts in the place of deemed receipt (and, for the purposes of this clause </w:t>
      </w:r>
      <w:r w:rsidR="00971150">
        <w:rPr>
          <w:sz w:val="20"/>
          <w:szCs w:val="20"/>
        </w:rPr>
        <w:t>22</w:t>
      </w:r>
      <w:r w:rsidRPr="00560C55">
        <w:rPr>
          <w:sz w:val="20"/>
          <w:szCs w:val="20"/>
        </w:rPr>
        <w:t>, all references to time are to local time in the place of deemed receipt).</w:t>
      </w:r>
    </w:p>
    <w:p w14:paraId="1BAB7288" w14:textId="77777777" w:rsidR="002A4156" w:rsidRPr="00560C55" w:rsidRDefault="00211ADE" w:rsidP="00537808">
      <w:pPr>
        <w:pStyle w:val="Level2"/>
        <w:rPr>
          <w:sz w:val="20"/>
          <w:szCs w:val="20"/>
        </w:rPr>
      </w:pPr>
      <w:r w:rsidRPr="00560C55">
        <w:rPr>
          <w:sz w:val="20"/>
          <w:szCs w:val="20"/>
        </w:rPr>
        <w:t xml:space="preserve">This clause </w:t>
      </w:r>
      <w:r w:rsidR="00971150">
        <w:rPr>
          <w:sz w:val="20"/>
          <w:szCs w:val="20"/>
        </w:rPr>
        <w:t>22</w:t>
      </w:r>
      <w:r w:rsidRPr="00560C55">
        <w:rPr>
          <w:sz w:val="20"/>
          <w:szCs w:val="20"/>
        </w:rPr>
        <w:t xml:space="preserve"> does not apply to the service of any proceedings or other documents in any legal action.</w:t>
      </w:r>
    </w:p>
    <w:p w14:paraId="1B55937E" w14:textId="77777777" w:rsidR="002A4156" w:rsidRPr="00560C55" w:rsidRDefault="00211ADE" w:rsidP="00537808">
      <w:pPr>
        <w:pStyle w:val="Level1"/>
        <w:rPr>
          <w:sz w:val="20"/>
          <w:szCs w:val="20"/>
        </w:rPr>
      </w:pPr>
      <w:bookmarkStart w:id="125" w:name="_Toc445974006"/>
      <w:bookmarkStart w:id="126" w:name="_Toc158036009"/>
      <w:bookmarkStart w:id="127" w:name="a746565"/>
      <w:r w:rsidRPr="00560C55">
        <w:rPr>
          <w:sz w:val="20"/>
          <w:szCs w:val="20"/>
        </w:rPr>
        <w:t>Severance</w:t>
      </w:r>
      <w:bookmarkEnd w:id="125"/>
      <w:bookmarkEnd w:id="126"/>
      <w:r w:rsidRPr="00560C55">
        <w:rPr>
          <w:sz w:val="20"/>
          <w:szCs w:val="20"/>
        </w:rPr>
        <w:t xml:space="preserve"> </w:t>
      </w:r>
      <w:bookmarkEnd w:id="127"/>
    </w:p>
    <w:p w14:paraId="3D080936" w14:textId="77777777" w:rsidR="002A4156" w:rsidRPr="00560C55" w:rsidRDefault="00211ADE" w:rsidP="005D3BF0">
      <w:pPr>
        <w:pStyle w:val="Body2"/>
        <w:rPr>
          <w:sz w:val="20"/>
          <w:szCs w:val="20"/>
        </w:rPr>
      </w:pPr>
      <w:r w:rsidRPr="00560C55">
        <w:rPr>
          <w:sz w:val="20"/>
          <w:szCs w:val="20"/>
        </w:rPr>
        <w:t xml:space="preserve">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 </w:t>
      </w:r>
    </w:p>
    <w:p w14:paraId="78563E8C" w14:textId="77777777" w:rsidR="002A4156" w:rsidRPr="00560C55" w:rsidRDefault="00211ADE" w:rsidP="00537808">
      <w:pPr>
        <w:pStyle w:val="Level1"/>
        <w:rPr>
          <w:sz w:val="20"/>
          <w:szCs w:val="20"/>
        </w:rPr>
      </w:pPr>
      <w:bookmarkStart w:id="128" w:name="a737997"/>
      <w:bookmarkStart w:id="129" w:name="_Toc445974007"/>
      <w:bookmarkStart w:id="130" w:name="_Toc158036010"/>
      <w:r w:rsidRPr="00560C55">
        <w:rPr>
          <w:sz w:val="20"/>
          <w:szCs w:val="20"/>
        </w:rPr>
        <w:lastRenderedPageBreak/>
        <w:t>Third party rights</w:t>
      </w:r>
      <w:bookmarkEnd w:id="128"/>
      <w:bookmarkEnd w:id="129"/>
      <w:bookmarkEnd w:id="130"/>
    </w:p>
    <w:p w14:paraId="1FAA6A36" w14:textId="77777777" w:rsidR="002A4156" w:rsidRPr="00560C55" w:rsidRDefault="00211ADE" w:rsidP="00537808">
      <w:pPr>
        <w:pStyle w:val="Level2"/>
        <w:rPr>
          <w:sz w:val="20"/>
          <w:szCs w:val="20"/>
        </w:rPr>
      </w:pPr>
      <w:r w:rsidRPr="00560C55">
        <w:rPr>
          <w:sz w:val="20"/>
          <w:szCs w:val="20"/>
        </w:rPr>
        <w:t xml:space="preserve">A </w:t>
      </w:r>
      <w:r w:rsidR="00015DD4" w:rsidRPr="00560C55">
        <w:rPr>
          <w:sz w:val="20"/>
          <w:szCs w:val="20"/>
        </w:rPr>
        <w:t>person who is not a party to this agreement shall not have any rights under the Contracts (Rights of Third Parties) Act 1999 to enforce any term of this agreement.</w:t>
      </w:r>
    </w:p>
    <w:p w14:paraId="67B95BED" w14:textId="77777777" w:rsidR="002A4156" w:rsidRPr="00560C55" w:rsidRDefault="00211ADE" w:rsidP="00537808">
      <w:pPr>
        <w:pStyle w:val="Level2"/>
        <w:rPr>
          <w:sz w:val="20"/>
          <w:szCs w:val="20"/>
        </w:rPr>
      </w:pPr>
      <w:r w:rsidRPr="00560C55">
        <w:rPr>
          <w:sz w:val="20"/>
          <w:szCs w:val="20"/>
        </w:rPr>
        <w:t>The rights of the parties to terminate, rescind or agree any variation, waiver or settlement under this agreement are not subject to the consent of any other person.</w:t>
      </w:r>
    </w:p>
    <w:p w14:paraId="4D0889C9" w14:textId="77777777" w:rsidR="002A4156" w:rsidRPr="00560C55" w:rsidRDefault="00211ADE" w:rsidP="00537808">
      <w:pPr>
        <w:pStyle w:val="Level1"/>
        <w:rPr>
          <w:sz w:val="20"/>
          <w:szCs w:val="20"/>
        </w:rPr>
      </w:pPr>
      <w:bookmarkStart w:id="131" w:name="a109253"/>
      <w:bookmarkStart w:id="132" w:name="_Toc445974008"/>
      <w:bookmarkStart w:id="133" w:name="_Toc158036011"/>
      <w:r w:rsidRPr="00560C55">
        <w:rPr>
          <w:sz w:val="20"/>
          <w:szCs w:val="20"/>
        </w:rPr>
        <w:t>Counterparts</w:t>
      </w:r>
      <w:bookmarkEnd w:id="131"/>
      <w:bookmarkEnd w:id="132"/>
      <w:bookmarkEnd w:id="133"/>
    </w:p>
    <w:p w14:paraId="5B9AB311" w14:textId="77777777" w:rsidR="002A4156" w:rsidRPr="00560C55" w:rsidRDefault="00211ADE" w:rsidP="00560C55">
      <w:pPr>
        <w:pStyle w:val="Body2"/>
        <w:rPr>
          <w:sz w:val="20"/>
          <w:szCs w:val="20"/>
        </w:rPr>
      </w:pPr>
      <w:r w:rsidRPr="00560C55">
        <w:rPr>
          <w:sz w:val="20"/>
          <w:szCs w:val="20"/>
        </w:rPr>
        <w:t>This agreement may be executed in any number of counterparts, each of which when executed and delivered shall constitute a duplicate original, but all the counterparts shall together constitute the one agreement.</w:t>
      </w:r>
    </w:p>
    <w:p w14:paraId="58D48537" w14:textId="77777777" w:rsidR="002A4156" w:rsidRPr="00560C55" w:rsidRDefault="00211ADE" w:rsidP="00537808">
      <w:pPr>
        <w:pStyle w:val="Level1"/>
        <w:rPr>
          <w:sz w:val="20"/>
          <w:szCs w:val="20"/>
        </w:rPr>
      </w:pPr>
      <w:bookmarkStart w:id="134" w:name="_Toc445974010"/>
      <w:bookmarkStart w:id="135" w:name="_Toc158036012"/>
      <w:bookmarkStart w:id="136" w:name="a564983"/>
      <w:r w:rsidRPr="00560C55">
        <w:rPr>
          <w:sz w:val="20"/>
          <w:szCs w:val="20"/>
        </w:rPr>
        <w:t>Governing law and jurisdiction</w:t>
      </w:r>
      <w:bookmarkEnd w:id="134"/>
      <w:bookmarkEnd w:id="135"/>
      <w:r w:rsidRPr="00560C55">
        <w:rPr>
          <w:sz w:val="20"/>
          <w:szCs w:val="20"/>
        </w:rPr>
        <w:t xml:space="preserve"> </w:t>
      </w:r>
      <w:bookmarkEnd w:id="136"/>
    </w:p>
    <w:p w14:paraId="6C077A5A" w14:textId="77777777" w:rsidR="002A4156" w:rsidRPr="00560C55" w:rsidRDefault="00211ADE" w:rsidP="00537808">
      <w:pPr>
        <w:pStyle w:val="Level2"/>
        <w:rPr>
          <w:sz w:val="20"/>
          <w:szCs w:val="20"/>
        </w:rPr>
      </w:pPr>
      <w:r w:rsidRPr="00560C55">
        <w:rPr>
          <w:sz w:val="20"/>
          <w:szCs w:val="20"/>
        </w:rPr>
        <w:t>This agreement and any dispute or claim arising out of or in connection with it or its subject matter or formation (including non-contractual disputes or claims) shall be governed by and construed in accordance with the law of England and Wales.</w:t>
      </w:r>
    </w:p>
    <w:p w14:paraId="75EDB3B2" w14:textId="77777777" w:rsidR="002A4156" w:rsidRPr="00560C55" w:rsidRDefault="00211ADE" w:rsidP="00537808">
      <w:pPr>
        <w:pStyle w:val="Level2"/>
        <w:rPr>
          <w:sz w:val="20"/>
          <w:szCs w:val="20"/>
        </w:rPr>
      </w:pPr>
      <w:r w:rsidRPr="00560C55">
        <w:rPr>
          <w:sz w:val="20"/>
          <w:szCs w:val="20"/>
        </w:rPr>
        <w:t>Each party irrevocably agrees that the courts of England and Wales shall have exclusive jurisdiction to settle any dispute or claim that arises out of or in connection with this agreement or its subject matter or formation (including non-contractual disputes or claims).</w:t>
      </w:r>
    </w:p>
    <w:bookmarkEnd w:id="5"/>
    <w:p w14:paraId="3B13AE2C" w14:textId="77777777" w:rsidR="002A4156" w:rsidRPr="00560C55" w:rsidRDefault="00211ADE" w:rsidP="005D3BF0">
      <w:pPr>
        <w:pStyle w:val="Body1"/>
        <w:rPr>
          <w:sz w:val="20"/>
          <w:szCs w:val="20"/>
        </w:rPr>
      </w:pPr>
      <w:r w:rsidRPr="00560C55">
        <w:rPr>
          <w:sz w:val="20"/>
          <w:szCs w:val="20"/>
        </w:rPr>
        <w:t>This deed has been entered into on the date stated at the beginning of it.</w:t>
      </w:r>
    </w:p>
    <w:p w14:paraId="7D0DA738" w14:textId="77777777" w:rsidR="002A4156" w:rsidRPr="00E96D99" w:rsidRDefault="00211ADE" w:rsidP="00537808">
      <w:pPr>
        <w:pStyle w:val="CommercialScheduleTitle"/>
        <w:rPr>
          <w:sz w:val="20"/>
          <w:szCs w:val="20"/>
        </w:rPr>
      </w:pPr>
      <w:bookmarkStart w:id="137" w:name="a478238"/>
      <w:bookmarkStart w:id="138" w:name="_Toc445974011"/>
      <w:r w:rsidRPr="00E96D99">
        <w:rPr>
          <w:sz w:val="20"/>
          <w:szCs w:val="20"/>
        </w:rPr>
        <w:lastRenderedPageBreak/>
        <w:t xml:space="preserve"> </w:t>
      </w:r>
      <w:bookmarkStart w:id="139" w:name="_Toc158036013"/>
      <w:r w:rsidRPr="00E96D99">
        <w:rPr>
          <w:sz w:val="20"/>
          <w:szCs w:val="20"/>
        </w:rPr>
        <w:t xml:space="preserve">- </w:t>
      </w:r>
      <w:r w:rsidR="00015DD4" w:rsidRPr="00E96D99">
        <w:rPr>
          <w:sz w:val="20"/>
          <w:szCs w:val="20"/>
        </w:rPr>
        <w:t xml:space="preserve">The </w:t>
      </w:r>
      <w:bookmarkEnd w:id="137"/>
      <w:bookmarkEnd w:id="138"/>
      <w:r w:rsidR="00156A41">
        <w:rPr>
          <w:sz w:val="20"/>
          <w:szCs w:val="20"/>
        </w:rPr>
        <w:t>Shareholders</w:t>
      </w:r>
      <w:bookmarkEnd w:id="139"/>
    </w:p>
    <w:p w14:paraId="0FD51C5D" w14:textId="77777777" w:rsidR="00DA1ED2" w:rsidRDefault="00211ADE" w:rsidP="00DA1ED2">
      <w:pPr>
        <w:pStyle w:val="CommercialPartTitle"/>
        <w:rPr>
          <w:sz w:val="20"/>
          <w:szCs w:val="20"/>
        </w:rPr>
      </w:pPr>
      <w:r>
        <w:rPr>
          <w:sz w:val="20"/>
          <w:szCs w:val="20"/>
        </w:rPr>
        <w:t xml:space="preserve"> </w:t>
      </w:r>
    </w:p>
    <w:p w14:paraId="7DADC96A" w14:textId="77777777" w:rsidR="00E96D99" w:rsidRDefault="00211ADE" w:rsidP="00DA1ED2">
      <w:pPr>
        <w:pStyle w:val="CommercialPartTitle"/>
        <w:numPr>
          <w:ilvl w:val="0"/>
          <w:numId w:val="0"/>
        </w:numPr>
        <w:rPr>
          <w:sz w:val="20"/>
          <w:szCs w:val="20"/>
        </w:rPr>
      </w:pPr>
      <w:r w:rsidRPr="00E96D99">
        <w:rPr>
          <w:sz w:val="20"/>
          <w:szCs w:val="20"/>
        </w:rPr>
        <w:t>The Existing Shareholder</w:t>
      </w:r>
    </w:p>
    <w:tbl>
      <w:tblPr>
        <w:tblW w:w="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1"/>
        <w:gridCol w:w="3323"/>
        <w:gridCol w:w="1661"/>
        <w:gridCol w:w="1661"/>
      </w:tblGrid>
      <w:tr w:rsidR="00B82295" w14:paraId="2EDBA755" w14:textId="77777777" w:rsidTr="007E3C36">
        <w:tc>
          <w:tcPr>
            <w:tcW w:w="1661" w:type="dxa"/>
          </w:tcPr>
          <w:p w14:paraId="0F14D91A" w14:textId="77777777" w:rsidR="00DA1ED2" w:rsidRPr="00E96D99" w:rsidRDefault="00211ADE" w:rsidP="007E3C36">
            <w:pPr>
              <w:pStyle w:val="Body1"/>
              <w:rPr>
                <w:b/>
                <w:bCs/>
                <w:sz w:val="20"/>
                <w:szCs w:val="20"/>
              </w:rPr>
            </w:pPr>
            <w:r w:rsidRPr="00E96D99">
              <w:rPr>
                <w:b/>
                <w:bCs/>
                <w:sz w:val="20"/>
                <w:szCs w:val="20"/>
              </w:rPr>
              <w:t>Name</w:t>
            </w:r>
          </w:p>
        </w:tc>
        <w:tc>
          <w:tcPr>
            <w:tcW w:w="3323" w:type="dxa"/>
          </w:tcPr>
          <w:p w14:paraId="2DD97C02" w14:textId="77777777" w:rsidR="00DA1ED2" w:rsidRPr="00E96D99" w:rsidRDefault="00211ADE" w:rsidP="007E3C36">
            <w:pPr>
              <w:pStyle w:val="Body1"/>
              <w:rPr>
                <w:b/>
                <w:bCs/>
                <w:sz w:val="20"/>
                <w:szCs w:val="20"/>
              </w:rPr>
            </w:pPr>
            <w:r w:rsidRPr="00E96D99">
              <w:rPr>
                <w:b/>
                <w:bCs/>
                <w:sz w:val="20"/>
                <w:szCs w:val="20"/>
              </w:rPr>
              <w:t xml:space="preserve">Address </w:t>
            </w:r>
          </w:p>
        </w:tc>
        <w:tc>
          <w:tcPr>
            <w:tcW w:w="1661" w:type="dxa"/>
          </w:tcPr>
          <w:p w14:paraId="0B773019" w14:textId="77777777" w:rsidR="00DA1ED2" w:rsidRPr="00E96D99" w:rsidRDefault="00211ADE" w:rsidP="007E3C36">
            <w:pPr>
              <w:pStyle w:val="Body1"/>
              <w:rPr>
                <w:b/>
                <w:bCs/>
                <w:sz w:val="20"/>
                <w:szCs w:val="20"/>
              </w:rPr>
            </w:pPr>
            <w:r w:rsidRPr="00E96D99">
              <w:rPr>
                <w:b/>
                <w:bCs/>
                <w:sz w:val="20"/>
                <w:szCs w:val="20"/>
              </w:rPr>
              <w:t>Class of shares</w:t>
            </w:r>
          </w:p>
        </w:tc>
        <w:tc>
          <w:tcPr>
            <w:tcW w:w="1661" w:type="dxa"/>
          </w:tcPr>
          <w:p w14:paraId="767CDA9D" w14:textId="77777777" w:rsidR="00DA1ED2" w:rsidRPr="00E96D99" w:rsidRDefault="00211ADE" w:rsidP="007E3C36">
            <w:pPr>
              <w:pStyle w:val="Body1"/>
              <w:rPr>
                <w:b/>
                <w:bCs/>
                <w:sz w:val="20"/>
                <w:szCs w:val="20"/>
              </w:rPr>
            </w:pPr>
            <w:r w:rsidRPr="00E96D99">
              <w:rPr>
                <w:b/>
                <w:bCs/>
                <w:sz w:val="20"/>
                <w:szCs w:val="20"/>
              </w:rPr>
              <w:t>Number of shares</w:t>
            </w:r>
          </w:p>
        </w:tc>
      </w:tr>
      <w:tr w:rsidR="00B82295" w14:paraId="361B4A4A" w14:textId="77777777" w:rsidTr="007E3C36">
        <w:tc>
          <w:tcPr>
            <w:tcW w:w="1661" w:type="dxa"/>
          </w:tcPr>
          <w:p w14:paraId="3BAF29BE" w14:textId="77777777" w:rsidR="00DA1ED2" w:rsidRPr="00E96D99" w:rsidRDefault="00211ADE" w:rsidP="007E3C36">
            <w:pPr>
              <w:pStyle w:val="Body1"/>
              <w:rPr>
                <w:sz w:val="20"/>
                <w:szCs w:val="20"/>
              </w:rPr>
            </w:pPr>
            <w:r w:rsidRPr="00E96D99">
              <w:rPr>
                <w:sz w:val="20"/>
                <w:szCs w:val="20"/>
              </w:rPr>
              <w:t>Owen Thomas</w:t>
            </w:r>
          </w:p>
        </w:tc>
        <w:tc>
          <w:tcPr>
            <w:tcW w:w="3323" w:type="dxa"/>
          </w:tcPr>
          <w:p w14:paraId="6DC06177" w14:textId="77777777" w:rsidR="004264D4" w:rsidRDefault="004264D4" w:rsidP="004264D4">
            <w:pPr>
              <w:pStyle w:val="Body1"/>
              <w:rPr>
                <w:ins w:id="140" w:author="Jacqueline Hills" w:date="2024-02-09T16:39:00Z"/>
                <w:sz w:val="20"/>
                <w:szCs w:val="20"/>
              </w:rPr>
            </w:pPr>
            <w:ins w:id="141" w:author="Jacqueline Hills" w:date="2024-02-09T16:39:00Z">
              <w:r>
                <w:rPr>
                  <w:sz w:val="20"/>
                  <w:szCs w:val="20"/>
                </w:rPr>
                <w:t>2 Chelmsford Square</w:t>
              </w:r>
            </w:ins>
          </w:p>
          <w:p w14:paraId="0867F31E" w14:textId="77777777" w:rsidR="004264D4" w:rsidRDefault="004264D4" w:rsidP="004264D4">
            <w:pPr>
              <w:pStyle w:val="Body1"/>
              <w:rPr>
                <w:ins w:id="142" w:author="Jacqueline Hills" w:date="2024-02-09T16:39:00Z"/>
                <w:sz w:val="20"/>
                <w:szCs w:val="20"/>
              </w:rPr>
            </w:pPr>
            <w:ins w:id="143" w:author="Jacqueline Hills" w:date="2024-02-09T16:39:00Z">
              <w:r>
                <w:rPr>
                  <w:sz w:val="20"/>
                  <w:szCs w:val="20"/>
                </w:rPr>
                <w:t>London</w:t>
              </w:r>
            </w:ins>
          </w:p>
          <w:p w14:paraId="16E67422" w14:textId="77777777" w:rsidR="004264D4" w:rsidRPr="00E96D99" w:rsidRDefault="004264D4" w:rsidP="004264D4">
            <w:pPr>
              <w:pStyle w:val="Body1"/>
              <w:rPr>
                <w:ins w:id="144" w:author="Jacqueline Hills" w:date="2024-02-09T16:39:00Z"/>
                <w:sz w:val="20"/>
                <w:szCs w:val="20"/>
              </w:rPr>
            </w:pPr>
            <w:ins w:id="145" w:author="Jacqueline Hills" w:date="2024-02-09T16:39:00Z">
              <w:r>
                <w:rPr>
                  <w:sz w:val="20"/>
                  <w:szCs w:val="20"/>
                </w:rPr>
                <w:t>NW10 3AR</w:t>
              </w:r>
            </w:ins>
          </w:p>
          <w:p w14:paraId="2201F29A" w14:textId="77777777" w:rsidR="004264D4" w:rsidRDefault="004264D4" w:rsidP="004264D4">
            <w:pPr>
              <w:pStyle w:val="Body1"/>
              <w:rPr>
                <w:ins w:id="146" w:author="Jacqueline Hills" w:date="2024-02-09T16:39:00Z"/>
                <w:sz w:val="20"/>
                <w:szCs w:val="20"/>
              </w:rPr>
            </w:pPr>
            <w:proofErr w:type="spellStart"/>
            <w:proofErr w:type="gramStart"/>
            <w:ins w:id="147" w:author="Jacqueline Hills" w:date="2024-02-09T16:39:00Z">
              <w:r w:rsidRPr="00E96D99">
                <w:rPr>
                  <w:sz w:val="20"/>
                  <w:szCs w:val="20"/>
                </w:rPr>
                <w:t>Email:</w:t>
              </w:r>
              <w:r>
                <w:rPr>
                  <w:sz w:val="20"/>
                  <w:szCs w:val="20"/>
                </w:rPr>
                <w:t>ot@inhomemedia.io</w:t>
              </w:r>
              <w:proofErr w:type="spellEnd"/>
              <w:proofErr w:type="gramEnd"/>
            </w:ins>
          </w:p>
          <w:p w14:paraId="49E12AE6" w14:textId="679D475F" w:rsidR="00DA1ED2" w:rsidRPr="00E96D99" w:rsidDel="004264D4" w:rsidRDefault="00211ADE" w:rsidP="007E3C36">
            <w:pPr>
              <w:pStyle w:val="Body1"/>
              <w:rPr>
                <w:del w:id="148" w:author="Jacqueline Hills" w:date="2024-02-09T16:39:00Z"/>
                <w:sz w:val="20"/>
                <w:szCs w:val="20"/>
              </w:rPr>
            </w:pPr>
            <w:del w:id="149" w:author="Jacqueline Hills" w:date="2024-02-09T16:39:00Z">
              <w:r w:rsidRPr="00E96D99" w:rsidDel="004264D4">
                <w:rPr>
                  <w:sz w:val="20"/>
                  <w:szCs w:val="20"/>
                </w:rPr>
                <w:delText>[ADDRESS]</w:delText>
              </w:r>
            </w:del>
          </w:p>
          <w:p w14:paraId="5E37A154" w14:textId="17C7F9A1" w:rsidR="00DA1ED2" w:rsidRPr="00E96D99" w:rsidRDefault="00211ADE" w:rsidP="007E3C36">
            <w:pPr>
              <w:pStyle w:val="Body1"/>
              <w:rPr>
                <w:sz w:val="20"/>
                <w:szCs w:val="20"/>
              </w:rPr>
            </w:pPr>
            <w:del w:id="150" w:author="Jacqueline Hills" w:date="2024-02-09T16:39:00Z">
              <w:r w:rsidRPr="00E96D99" w:rsidDel="004264D4">
                <w:rPr>
                  <w:sz w:val="20"/>
                  <w:szCs w:val="20"/>
                </w:rPr>
                <w:delText>[Email: [EMAIL ADDRESS]]</w:delText>
              </w:r>
            </w:del>
          </w:p>
        </w:tc>
        <w:tc>
          <w:tcPr>
            <w:tcW w:w="1661" w:type="dxa"/>
          </w:tcPr>
          <w:p w14:paraId="17350350" w14:textId="77777777" w:rsidR="00DA1ED2" w:rsidRPr="00E96D99" w:rsidRDefault="00211ADE" w:rsidP="007E3C36">
            <w:pPr>
              <w:pStyle w:val="Body1"/>
              <w:rPr>
                <w:sz w:val="20"/>
                <w:szCs w:val="20"/>
              </w:rPr>
            </w:pPr>
            <w:r w:rsidRPr="00E96D99">
              <w:rPr>
                <w:sz w:val="20"/>
                <w:szCs w:val="20"/>
              </w:rPr>
              <w:t>Ordinary</w:t>
            </w:r>
          </w:p>
        </w:tc>
        <w:tc>
          <w:tcPr>
            <w:tcW w:w="1661" w:type="dxa"/>
          </w:tcPr>
          <w:p w14:paraId="67CCC7D6" w14:textId="77777777" w:rsidR="00DA1ED2" w:rsidRPr="00E96D99" w:rsidRDefault="00211ADE" w:rsidP="007E3C36">
            <w:pPr>
              <w:pStyle w:val="Body1"/>
              <w:rPr>
                <w:sz w:val="20"/>
                <w:szCs w:val="20"/>
              </w:rPr>
            </w:pPr>
            <w:r>
              <w:rPr>
                <w:sz w:val="20"/>
                <w:szCs w:val="20"/>
              </w:rPr>
              <w:t>1</w:t>
            </w:r>
            <w:r w:rsidR="00BA47F2">
              <w:rPr>
                <w:sz w:val="20"/>
                <w:szCs w:val="20"/>
              </w:rPr>
              <w:t xml:space="preserve"> to be redesignated as an A Share upon adoption of the new Articles under clause 3.2.2(a) </w:t>
            </w:r>
          </w:p>
        </w:tc>
      </w:tr>
      <w:tr w:rsidR="00B82295" w14:paraId="038F19D8" w14:textId="77777777" w:rsidTr="007E3C36">
        <w:tc>
          <w:tcPr>
            <w:tcW w:w="6645" w:type="dxa"/>
            <w:gridSpan w:val="3"/>
          </w:tcPr>
          <w:p w14:paraId="4FFDC1CA" w14:textId="1BDA612A" w:rsidR="00DA1ED2" w:rsidRPr="00E96D99" w:rsidRDefault="00211ADE" w:rsidP="007E3C36">
            <w:pPr>
              <w:pStyle w:val="Body1"/>
              <w:rPr>
                <w:b/>
                <w:bCs/>
                <w:sz w:val="20"/>
                <w:szCs w:val="20"/>
              </w:rPr>
            </w:pPr>
            <w:r w:rsidRPr="00E96D99">
              <w:rPr>
                <w:b/>
                <w:bCs/>
                <w:sz w:val="20"/>
                <w:szCs w:val="20"/>
              </w:rPr>
              <w:t>TOTAL</w:t>
            </w:r>
            <w:r w:rsidR="004310FF">
              <w:rPr>
                <w:b/>
                <w:bCs/>
                <w:sz w:val="20"/>
                <w:szCs w:val="20"/>
              </w:rPr>
              <w:t xml:space="preserve"> </w:t>
            </w:r>
            <w:r w:rsidR="00310A84">
              <w:rPr>
                <w:b/>
                <w:bCs/>
                <w:sz w:val="20"/>
                <w:szCs w:val="20"/>
              </w:rPr>
              <w:t xml:space="preserve">  </w:t>
            </w:r>
            <w:del w:id="151" w:author="Jacqueline Hills" w:date="2024-02-09T16:39:00Z">
              <w:r w:rsidR="00310A84" w:rsidDel="004264D4">
                <w:rPr>
                  <w:b/>
                  <w:bCs/>
                  <w:sz w:val="20"/>
                  <w:szCs w:val="20"/>
                </w:rPr>
                <w:delText>[</w:delText>
              </w:r>
              <w:r w:rsidR="00310A84" w:rsidRPr="00310A84" w:rsidDel="004264D4">
                <w:rPr>
                  <w:b/>
                  <w:bCs/>
                  <w:sz w:val="20"/>
                  <w:szCs w:val="20"/>
                  <w:highlight w:val="yellow"/>
                </w:rPr>
                <w:delText>Details awaited for this schedule]</w:delText>
              </w:r>
            </w:del>
          </w:p>
        </w:tc>
        <w:tc>
          <w:tcPr>
            <w:tcW w:w="1661" w:type="dxa"/>
          </w:tcPr>
          <w:p w14:paraId="5500321B" w14:textId="77777777" w:rsidR="00DA1ED2" w:rsidRPr="00E96D99" w:rsidRDefault="00211ADE" w:rsidP="007E3C36">
            <w:pPr>
              <w:pStyle w:val="Body1"/>
              <w:rPr>
                <w:b/>
                <w:bCs/>
                <w:sz w:val="20"/>
                <w:szCs w:val="20"/>
              </w:rPr>
            </w:pPr>
            <w:r>
              <w:rPr>
                <w:b/>
                <w:bCs/>
                <w:sz w:val="20"/>
                <w:szCs w:val="20"/>
              </w:rPr>
              <w:t>1</w:t>
            </w:r>
          </w:p>
        </w:tc>
      </w:tr>
    </w:tbl>
    <w:p w14:paraId="23DF1364" w14:textId="77777777" w:rsidR="003C129A" w:rsidRPr="003C129A" w:rsidRDefault="003C129A" w:rsidP="00DA1ED2">
      <w:pPr>
        <w:pStyle w:val="PartSubtitle"/>
      </w:pPr>
    </w:p>
    <w:p w14:paraId="3FF7A557" w14:textId="77777777" w:rsidR="00DA1ED2" w:rsidRDefault="00DA1ED2" w:rsidP="00DA1ED2">
      <w:pPr>
        <w:pStyle w:val="CommercialPartTitle"/>
        <w:rPr>
          <w:sz w:val="20"/>
          <w:szCs w:val="20"/>
        </w:rPr>
      </w:pPr>
    </w:p>
    <w:p w14:paraId="1A8ED56C" w14:textId="77777777" w:rsidR="00E96D99" w:rsidRDefault="00211ADE" w:rsidP="00DA1ED2">
      <w:pPr>
        <w:pStyle w:val="CommercialPartTitle"/>
        <w:numPr>
          <w:ilvl w:val="0"/>
          <w:numId w:val="0"/>
        </w:numPr>
        <w:rPr>
          <w:sz w:val="20"/>
          <w:szCs w:val="20"/>
        </w:rPr>
      </w:pPr>
      <w:r w:rsidRPr="00E96D99">
        <w:rPr>
          <w:sz w:val="20"/>
          <w:szCs w:val="20"/>
        </w:rPr>
        <w:t>The Investors</w:t>
      </w:r>
    </w:p>
    <w:tbl>
      <w:tblPr>
        <w:tblW w:w="83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1"/>
        <w:gridCol w:w="3323"/>
        <w:gridCol w:w="1661"/>
        <w:gridCol w:w="1661"/>
      </w:tblGrid>
      <w:tr w:rsidR="00B82295" w14:paraId="5C4AA032" w14:textId="77777777" w:rsidTr="004264D4">
        <w:tc>
          <w:tcPr>
            <w:tcW w:w="1661" w:type="dxa"/>
          </w:tcPr>
          <w:p w14:paraId="749E4967" w14:textId="77777777" w:rsidR="00DA1ED2" w:rsidRPr="00E96D99" w:rsidRDefault="00211ADE" w:rsidP="007E3C36">
            <w:pPr>
              <w:pStyle w:val="Body1"/>
              <w:rPr>
                <w:b/>
                <w:bCs/>
                <w:sz w:val="20"/>
                <w:szCs w:val="20"/>
              </w:rPr>
            </w:pPr>
            <w:r w:rsidRPr="00E96D99">
              <w:rPr>
                <w:b/>
                <w:bCs/>
                <w:sz w:val="20"/>
                <w:szCs w:val="20"/>
              </w:rPr>
              <w:t>Name</w:t>
            </w:r>
          </w:p>
        </w:tc>
        <w:tc>
          <w:tcPr>
            <w:tcW w:w="3323" w:type="dxa"/>
          </w:tcPr>
          <w:p w14:paraId="7772E4F5" w14:textId="77777777" w:rsidR="00DA1ED2" w:rsidRPr="00E96D99" w:rsidRDefault="00211ADE" w:rsidP="007E3C36">
            <w:pPr>
              <w:pStyle w:val="Body1"/>
              <w:rPr>
                <w:b/>
                <w:bCs/>
                <w:sz w:val="20"/>
                <w:szCs w:val="20"/>
              </w:rPr>
            </w:pPr>
            <w:r w:rsidRPr="00E96D99">
              <w:rPr>
                <w:b/>
                <w:bCs/>
                <w:sz w:val="20"/>
                <w:szCs w:val="20"/>
              </w:rPr>
              <w:t xml:space="preserve">Address </w:t>
            </w:r>
          </w:p>
        </w:tc>
        <w:tc>
          <w:tcPr>
            <w:tcW w:w="1661" w:type="dxa"/>
          </w:tcPr>
          <w:p w14:paraId="0DC68477" w14:textId="77777777" w:rsidR="00DA1ED2" w:rsidRPr="00E96D99" w:rsidRDefault="00211ADE" w:rsidP="007E3C36">
            <w:pPr>
              <w:pStyle w:val="Body1"/>
              <w:rPr>
                <w:b/>
                <w:bCs/>
                <w:sz w:val="20"/>
                <w:szCs w:val="20"/>
              </w:rPr>
            </w:pPr>
            <w:r w:rsidRPr="00E96D99">
              <w:rPr>
                <w:b/>
                <w:bCs/>
                <w:sz w:val="20"/>
                <w:szCs w:val="20"/>
              </w:rPr>
              <w:t>Class of shares</w:t>
            </w:r>
          </w:p>
        </w:tc>
        <w:tc>
          <w:tcPr>
            <w:tcW w:w="1661" w:type="dxa"/>
          </w:tcPr>
          <w:p w14:paraId="13D48DA5" w14:textId="77777777" w:rsidR="00DA1ED2" w:rsidRPr="00E96D99" w:rsidRDefault="00211ADE" w:rsidP="007E3C36">
            <w:pPr>
              <w:pStyle w:val="Body1"/>
              <w:rPr>
                <w:b/>
                <w:bCs/>
                <w:sz w:val="20"/>
                <w:szCs w:val="20"/>
              </w:rPr>
            </w:pPr>
            <w:r w:rsidRPr="00E96D99">
              <w:rPr>
                <w:b/>
                <w:bCs/>
                <w:sz w:val="20"/>
                <w:szCs w:val="20"/>
              </w:rPr>
              <w:t>Number of shares</w:t>
            </w:r>
          </w:p>
        </w:tc>
      </w:tr>
      <w:tr w:rsidR="00B82295" w14:paraId="2830EBE0" w14:textId="77777777" w:rsidTr="004264D4">
        <w:tc>
          <w:tcPr>
            <w:tcW w:w="1661" w:type="dxa"/>
          </w:tcPr>
          <w:p w14:paraId="35F09347" w14:textId="77777777" w:rsidR="00DA1ED2" w:rsidRPr="00E96D99" w:rsidRDefault="00211ADE" w:rsidP="007E3C36">
            <w:pPr>
              <w:pStyle w:val="Body1"/>
              <w:rPr>
                <w:sz w:val="20"/>
                <w:szCs w:val="20"/>
              </w:rPr>
            </w:pPr>
            <w:r w:rsidRPr="00E96D99">
              <w:rPr>
                <w:sz w:val="20"/>
                <w:szCs w:val="20"/>
              </w:rPr>
              <w:t>Owen Thomas</w:t>
            </w:r>
          </w:p>
        </w:tc>
        <w:tc>
          <w:tcPr>
            <w:tcW w:w="3323" w:type="dxa"/>
          </w:tcPr>
          <w:p w14:paraId="759BE394" w14:textId="77777777" w:rsidR="004264D4" w:rsidRDefault="004264D4" w:rsidP="004264D4">
            <w:pPr>
              <w:pStyle w:val="Body1"/>
              <w:rPr>
                <w:ins w:id="152" w:author="Jacqueline Hills" w:date="2024-02-09T16:39:00Z"/>
                <w:sz w:val="20"/>
                <w:szCs w:val="20"/>
              </w:rPr>
            </w:pPr>
            <w:ins w:id="153" w:author="Jacqueline Hills" w:date="2024-02-09T16:39:00Z">
              <w:r>
                <w:rPr>
                  <w:sz w:val="20"/>
                  <w:szCs w:val="20"/>
                </w:rPr>
                <w:t>2 Chelmsford Square</w:t>
              </w:r>
            </w:ins>
          </w:p>
          <w:p w14:paraId="7876AA0F" w14:textId="77777777" w:rsidR="004264D4" w:rsidRDefault="004264D4" w:rsidP="004264D4">
            <w:pPr>
              <w:pStyle w:val="Body1"/>
              <w:rPr>
                <w:ins w:id="154" w:author="Jacqueline Hills" w:date="2024-02-09T16:39:00Z"/>
                <w:sz w:val="20"/>
                <w:szCs w:val="20"/>
              </w:rPr>
            </w:pPr>
            <w:ins w:id="155" w:author="Jacqueline Hills" w:date="2024-02-09T16:39:00Z">
              <w:r>
                <w:rPr>
                  <w:sz w:val="20"/>
                  <w:szCs w:val="20"/>
                </w:rPr>
                <w:t>London</w:t>
              </w:r>
            </w:ins>
          </w:p>
          <w:p w14:paraId="7B67070B" w14:textId="77777777" w:rsidR="004264D4" w:rsidRPr="00E96D99" w:rsidRDefault="004264D4" w:rsidP="004264D4">
            <w:pPr>
              <w:pStyle w:val="Body1"/>
              <w:rPr>
                <w:ins w:id="156" w:author="Jacqueline Hills" w:date="2024-02-09T16:39:00Z"/>
                <w:sz w:val="20"/>
                <w:szCs w:val="20"/>
              </w:rPr>
            </w:pPr>
            <w:ins w:id="157" w:author="Jacqueline Hills" w:date="2024-02-09T16:39:00Z">
              <w:r>
                <w:rPr>
                  <w:sz w:val="20"/>
                  <w:szCs w:val="20"/>
                </w:rPr>
                <w:t>NW10 3AR</w:t>
              </w:r>
            </w:ins>
          </w:p>
          <w:p w14:paraId="3A862C1B" w14:textId="77777777" w:rsidR="004264D4" w:rsidRDefault="004264D4" w:rsidP="004264D4">
            <w:pPr>
              <w:pStyle w:val="Body1"/>
              <w:rPr>
                <w:ins w:id="158" w:author="Jacqueline Hills" w:date="2024-02-09T16:39:00Z"/>
                <w:sz w:val="20"/>
                <w:szCs w:val="20"/>
              </w:rPr>
            </w:pPr>
            <w:proofErr w:type="spellStart"/>
            <w:proofErr w:type="gramStart"/>
            <w:ins w:id="159" w:author="Jacqueline Hills" w:date="2024-02-09T16:39:00Z">
              <w:r w:rsidRPr="00E96D99">
                <w:rPr>
                  <w:sz w:val="20"/>
                  <w:szCs w:val="20"/>
                </w:rPr>
                <w:t>Email:</w:t>
              </w:r>
              <w:r>
                <w:rPr>
                  <w:sz w:val="20"/>
                  <w:szCs w:val="20"/>
                </w:rPr>
                <w:t>ot@inhomemedia.io</w:t>
              </w:r>
              <w:proofErr w:type="spellEnd"/>
              <w:proofErr w:type="gramEnd"/>
            </w:ins>
          </w:p>
          <w:p w14:paraId="694EE0F5" w14:textId="0F3843F4" w:rsidR="00DA1ED2" w:rsidRPr="00E96D99" w:rsidDel="004264D4" w:rsidRDefault="00211ADE" w:rsidP="007E3C36">
            <w:pPr>
              <w:pStyle w:val="Body1"/>
              <w:rPr>
                <w:del w:id="160" w:author="Jacqueline Hills" w:date="2024-02-09T16:39:00Z"/>
                <w:sz w:val="20"/>
                <w:szCs w:val="20"/>
              </w:rPr>
            </w:pPr>
            <w:del w:id="161" w:author="Jacqueline Hills" w:date="2024-02-09T16:39:00Z">
              <w:r w:rsidRPr="00E96D99" w:rsidDel="004264D4">
                <w:rPr>
                  <w:sz w:val="20"/>
                  <w:szCs w:val="20"/>
                </w:rPr>
                <w:delText>[ADDRESS]</w:delText>
              </w:r>
            </w:del>
          </w:p>
          <w:p w14:paraId="121912DD" w14:textId="7C93A36C" w:rsidR="00DA1ED2" w:rsidRPr="00E96D99" w:rsidRDefault="00211ADE" w:rsidP="007E3C36">
            <w:pPr>
              <w:pStyle w:val="Body1"/>
              <w:rPr>
                <w:sz w:val="20"/>
                <w:szCs w:val="20"/>
              </w:rPr>
            </w:pPr>
            <w:del w:id="162" w:author="Jacqueline Hills" w:date="2024-02-09T16:39:00Z">
              <w:r w:rsidRPr="00E96D99" w:rsidDel="004264D4">
                <w:rPr>
                  <w:sz w:val="20"/>
                  <w:szCs w:val="20"/>
                </w:rPr>
                <w:delText>[Email: [EMAIL ADDRESS]]</w:delText>
              </w:r>
            </w:del>
          </w:p>
        </w:tc>
        <w:tc>
          <w:tcPr>
            <w:tcW w:w="1661" w:type="dxa"/>
          </w:tcPr>
          <w:p w14:paraId="66F5656D" w14:textId="77777777" w:rsidR="00DA1ED2" w:rsidRPr="00E96D99" w:rsidRDefault="00211ADE" w:rsidP="007E3C36">
            <w:pPr>
              <w:pStyle w:val="Body1"/>
              <w:rPr>
                <w:sz w:val="20"/>
                <w:szCs w:val="20"/>
              </w:rPr>
            </w:pPr>
            <w:r>
              <w:rPr>
                <w:sz w:val="20"/>
                <w:szCs w:val="20"/>
              </w:rPr>
              <w:t>A Share</w:t>
            </w:r>
          </w:p>
        </w:tc>
        <w:tc>
          <w:tcPr>
            <w:tcW w:w="1661" w:type="dxa"/>
          </w:tcPr>
          <w:p w14:paraId="6F40E8D3" w14:textId="77777777" w:rsidR="00DA1ED2" w:rsidRPr="00E96D99" w:rsidRDefault="00211ADE" w:rsidP="007E3C36">
            <w:pPr>
              <w:pStyle w:val="Body1"/>
              <w:rPr>
                <w:sz w:val="20"/>
                <w:szCs w:val="20"/>
              </w:rPr>
            </w:pPr>
            <w:r>
              <w:rPr>
                <w:sz w:val="20"/>
                <w:szCs w:val="20"/>
              </w:rPr>
              <w:t>49</w:t>
            </w:r>
          </w:p>
        </w:tc>
      </w:tr>
      <w:tr w:rsidR="00B82295" w14:paraId="7E60CDFA" w14:textId="77777777" w:rsidTr="004264D4">
        <w:tc>
          <w:tcPr>
            <w:tcW w:w="1661" w:type="dxa"/>
          </w:tcPr>
          <w:p w14:paraId="77D5C890" w14:textId="77777777" w:rsidR="002B04A9" w:rsidRPr="00E96D99" w:rsidRDefault="00211ADE" w:rsidP="007E3C36">
            <w:pPr>
              <w:pStyle w:val="Body1"/>
              <w:rPr>
                <w:sz w:val="20"/>
                <w:szCs w:val="20"/>
              </w:rPr>
            </w:pPr>
            <w:r>
              <w:rPr>
                <w:sz w:val="20"/>
                <w:szCs w:val="20"/>
              </w:rPr>
              <w:t>Anthony Hugh</w:t>
            </w:r>
            <w:r w:rsidR="00176DC7">
              <w:rPr>
                <w:sz w:val="20"/>
                <w:szCs w:val="20"/>
              </w:rPr>
              <w:t>e</w:t>
            </w:r>
            <w:r>
              <w:rPr>
                <w:sz w:val="20"/>
                <w:szCs w:val="20"/>
              </w:rPr>
              <w:t>s</w:t>
            </w:r>
          </w:p>
        </w:tc>
        <w:tc>
          <w:tcPr>
            <w:tcW w:w="3323" w:type="dxa"/>
          </w:tcPr>
          <w:p w14:paraId="4786F12D" w14:textId="77777777" w:rsidR="004264D4" w:rsidRDefault="004264D4" w:rsidP="004264D4">
            <w:pPr>
              <w:pStyle w:val="Body1"/>
              <w:rPr>
                <w:ins w:id="163" w:author="Jacqueline Hills" w:date="2024-02-09T16:40:00Z"/>
                <w:sz w:val="20"/>
                <w:szCs w:val="20"/>
              </w:rPr>
            </w:pPr>
            <w:ins w:id="164" w:author="Jacqueline Hills" w:date="2024-02-09T16:40:00Z">
              <w:r>
                <w:rPr>
                  <w:sz w:val="20"/>
                  <w:szCs w:val="20"/>
                </w:rPr>
                <w:t>Holly Cottage</w:t>
              </w:r>
            </w:ins>
          </w:p>
          <w:p w14:paraId="1EDF2CD5" w14:textId="77777777" w:rsidR="004264D4" w:rsidRDefault="004264D4" w:rsidP="004264D4">
            <w:pPr>
              <w:pStyle w:val="Body1"/>
              <w:rPr>
                <w:ins w:id="165" w:author="Jacqueline Hills" w:date="2024-02-09T16:40:00Z"/>
                <w:sz w:val="20"/>
                <w:szCs w:val="20"/>
              </w:rPr>
            </w:pPr>
            <w:ins w:id="166" w:author="Jacqueline Hills" w:date="2024-02-09T16:40:00Z">
              <w:r>
                <w:rPr>
                  <w:sz w:val="20"/>
                  <w:szCs w:val="20"/>
                </w:rPr>
                <w:t>51 South Downs Road</w:t>
              </w:r>
            </w:ins>
          </w:p>
          <w:p w14:paraId="72C7A6EA" w14:textId="77777777" w:rsidR="004264D4" w:rsidRDefault="004264D4" w:rsidP="004264D4">
            <w:pPr>
              <w:pStyle w:val="Body1"/>
              <w:rPr>
                <w:ins w:id="167" w:author="Jacqueline Hills" w:date="2024-02-09T16:40:00Z"/>
                <w:sz w:val="20"/>
                <w:szCs w:val="20"/>
              </w:rPr>
            </w:pPr>
            <w:ins w:id="168" w:author="Jacqueline Hills" w:date="2024-02-09T16:40:00Z">
              <w:r>
                <w:rPr>
                  <w:sz w:val="20"/>
                  <w:szCs w:val="20"/>
                </w:rPr>
                <w:t>Bowden</w:t>
              </w:r>
            </w:ins>
          </w:p>
          <w:p w14:paraId="705B6068" w14:textId="77777777" w:rsidR="004264D4" w:rsidRDefault="004264D4" w:rsidP="004264D4">
            <w:pPr>
              <w:pStyle w:val="Body1"/>
              <w:rPr>
                <w:ins w:id="169" w:author="Jacqueline Hills" w:date="2024-02-09T16:40:00Z"/>
                <w:sz w:val="20"/>
                <w:szCs w:val="20"/>
              </w:rPr>
            </w:pPr>
            <w:ins w:id="170" w:author="Jacqueline Hills" w:date="2024-02-09T16:40:00Z">
              <w:r>
                <w:rPr>
                  <w:sz w:val="20"/>
                  <w:szCs w:val="20"/>
                </w:rPr>
                <w:t>WA14 3DR</w:t>
              </w:r>
            </w:ins>
          </w:p>
          <w:p w14:paraId="5F7C347F" w14:textId="7C8E6A4B" w:rsidR="002B04A9" w:rsidDel="004264D4" w:rsidRDefault="004264D4" w:rsidP="004264D4">
            <w:pPr>
              <w:pStyle w:val="Body1"/>
              <w:rPr>
                <w:del w:id="171" w:author="Jacqueline Hills" w:date="2024-02-09T16:40:00Z"/>
                <w:sz w:val="20"/>
                <w:szCs w:val="20"/>
              </w:rPr>
            </w:pPr>
            <w:ins w:id="172" w:author="Jacqueline Hills" w:date="2024-02-09T16:40:00Z">
              <w:r>
                <w:rPr>
                  <w:sz w:val="20"/>
                  <w:szCs w:val="20"/>
                </w:rPr>
                <w:t xml:space="preserve">Email: </w:t>
              </w:r>
              <w:r>
                <w:rPr>
                  <w:sz w:val="20"/>
                  <w:szCs w:val="20"/>
                </w:rPr>
                <w:fldChar w:fldCharType="begin"/>
              </w:r>
              <w:r>
                <w:rPr>
                  <w:sz w:val="20"/>
                  <w:szCs w:val="20"/>
                </w:rPr>
                <w:instrText>HYPERLINK "mailto:th@inhomemedia.io"</w:instrText>
              </w:r>
              <w:r>
                <w:rPr>
                  <w:sz w:val="20"/>
                  <w:szCs w:val="20"/>
                </w:rPr>
              </w:r>
              <w:r>
                <w:rPr>
                  <w:sz w:val="20"/>
                  <w:szCs w:val="20"/>
                </w:rPr>
                <w:fldChar w:fldCharType="separate"/>
              </w:r>
              <w:r w:rsidRPr="00970C20">
                <w:rPr>
                  <w:rStyle w:val="Hyperlink"/>
                  <w:sz w:val="20"/>
                  <w:szCs w:val="20"/>
                </w:rPr>
                <w:t>th@inhomemedia.io</w:t>
              </w:r>
              <w:r>
                <w:rPr>
                  <w:sz w:val="20"/>
                  <w:szCs w:val="20"/>
                </w:rPr>
                <w:fldChar w:fldCharType="end"/>
              </w:r>
            </w:ins>
            <w:del w:id="173" w:author="Jacqueline Hills" w:date="2024-02-09T16:40:00Z">
              <w:r w:rsidR="00211ADE" w:rsidDel="004264D4">
                <w:rPr>
                  <w:sz w:val="20"/>
                  <w:szCs w:val="20"/>
                </w:rPr>
                <w:delText>[ADDRESS]</w:delText>
              </w:r>
            </w:del>
          </w:p>
          <w:p w14:paraId="3AF6D377" w14:textId="57252846" w:rsidR="002B04A9" w:rsidRPr="00E96D99" w:rsidRDefault="00211ADE" w:rsidP="007E3C36">
            <w:pPr>
              <w:pStyle w:val="Body1"/>
              <w:rPr>
                <w:sz w:val="20"/>
                <w:szCs w:val="20"/>
              </w:rPr>
            </w:pPr>
            <w:del w:id="174" w:author="Jacqueline Hills" w:date="2024-02-09T16:40:00Z">
              <w:r w:rsidDel="004264D4">
                <w:rPr>
                  <w:sz w:val="20"/>
                  <w:szCs w:val="20"/>
                </w:rPr>
                <w:delText>[Email: [Email Address]</w:delText>
              </w:r>
            </w:del>
          </w:p>
        </w:tc>
        <w:tc>
          <w:tcPr>
            <w:tcW w:w="1661" w:type="dxa"/>
          </w:tcPr>
          <w:p w14:paraId="2A1B4237" w14:textId="77777777" w:rsidR="002B04A9" w:rsidRPr="00E96D99" w:rsidRDefault="00211ADE" w:rsidP="007E3C36">
            <w:pPr>
              <w:pStyle w:val="Body1"/>
              <w:rPr>
                <w:sz w:val="20"/>
                <w:szCs w:val="20"/>
              </w:rPr>
            </w:pPr>
            <w:r>
              <w:rPr>
                <w:sz w:val="20"/>
                <w:szCs w:val="20"/>
              </w:rPr>
              <w:t>A Share</w:t>
            </w:r>
          </w:p>
        </w:tc>
        <w:tc>
          <w:tcPr>
            <w:tcW w:w="1661" w:type="dxa"/>
          </w:tcPr>
          <w:p w14:paraId="72C8047B" w14:textId="77777777" w:rsidR="002B04A9" w:rsidRDefault="00211ADE" w:rsidP="007E3C36">
            <w:pPr>
              <w:pStyle w:val="Body1"/>
              <w:rPr>
                <w:sz w:val="20"/>
                <w:szCs w:val="20"/>
              </w:rPr>
            </w:pPr>
            <w:r>
              <w:rPr>
                <w:sz w:val="20"/>
                <w:szCs w:val="20"/>
              </w:rPr>
              <w:t>50</w:t>
            </w:r>
          </w:p>
        </w:tc>
      </w:tr>
      <w:tr w:rsidR="004264D4" w14:paraId="742D2B9D" w14:textId="77777777" w:rsidTr="004264D4">
        <w:tc>
          <w:tcPr>
            <w:tcW w:w="1661" w:type="dxa"/>
          </w:tcPr>
          <w:p w14:paraId="62CAF438" w14:textId="77777777" w:rsidR="004264D4" w:rsidRPr="00E96D99" w:rsidRDefault="004264D4" w:rsidP="004264D4">
            <w:pPr>
              <w:pStyle w:val="Body1"/>
              <w:rPr>
                <w:sz w:val="20"/>
                <w:szCs w:val="20"/>
              </w:rPr>
            </w:pPr>
            <w:r w:rsidRPr="00E96D99">
              <w:rPr>
                <w:sz w:val="20"/>
                <w:szCs w:val="20"/>
              </w:rPr>
              <w:t>David Moulton</w:t>
            </w:r>
          </w:p>
        </w:tc>
        <w:tc>
          <w:tcPr>
            <w:tcW w:w="3323" w:type="dxa"/>
          </w:tcPr>
          <w:p w14:paraId="5395BD27" w14:textId="77777777" w:rsidR="004264D4" w:rsidRDefault="004264D4" w:rsidP="004264D4">
            <w:pPr>
              <w:pStyle w:val="Body1"/>
              <w:rPr>
                <w:ins w:id="175" w:author="Jacqueline Hills" w:date="2024-02-09T16:40:00Z"/>
                <w:sz w:val="20"/>
                <w:szCs w:val="20"/>
              </w:rPr>
            </w:pPr>
            <w:proofErr w:type="spellStart"/>
            <w:ins w:id="176" w:author="Jacqueline Hills" w:date="2024-02-09T16:40:00Z">
              <w:r>
                <w:rPr>
                  <w:sz w:val="20"/>
                  <w:szCs w:val="20"/>
                </w:rPr>
                <w:t>Gleneyre</w:t>
              </w:r>
              <w:proofErr w:type="spellEnd"/>
              <w:r>
                <w:rPr>
                  <w:sz w:val="20"/>
                  <w:szCs w:val="20"/>
                </w:rPr>
                <w:t xml:space="preserve">, </w:t>
              </w:r>
            </w:ins>
          </w:p>
          <w:p w14:paraId="32867528" w14:textId="77777777" w:rsidR="004264D4" w:rsidRDefault="004264D4" w:rsidP="004264D4">
            <w:pPr>
              <w:pStyle w:val="Body1"/>
              <w:rPr>
                <w:ins w:id="177" w:author="Jacqueline Hills" w:date="2024-02-09T16:40:00Z"/>
                <w:sz w:val="20"/>
                <w:szCs w:val="20"/>
              </w:rPr>
            </w:pPr>
            <w:proofErr w:type="spellStart"/>
            <w:ins w:id="178" w:author="Jacqueline Hills" w:date="2024-02-09T16:40:00Z">
              <w:r>
                <w:rPr>
                  <w:sz w:val="20"/>
                  <w:szCs w:val="20"/>
                </w:rPr>
                <w:t>Stainers</w:t>
              </w:r>
              <w:proofErr w:type="spellEnd"/>
              <w:r>
                <w:rPr>
                  <w:sz w:val="20"/>
                  <w:szCs w:val="20"/>
                </w:rPr>
                <w:t xml:space="preserve"> Lane,</w:t>
              </w:r>
            </w:ins>
          </w:p>
          <w:p w14:paraId="6B496043" w14:textId="77777777" w:rsidR="004264D4" w:rsidRDefault="004264D4" w:rsidP="004264D4">
            <w:pPr>
              <w:pStyle w:val="Body1"/>
              <w:rPr>
                <w:ins w:id="179" w:author="Jacqueline Hills" w:date="2024-02-09T16:40:00Z"/>
                <w:sz w:val="20"/>
                <w:szCs w:val="20"/>
              </w:rPr>
            </w:pPr>
            <w:ins w:id="180" w:author="Jacqueline Hills" w:date="2024-02-09T16:40:00Z">
              <w:r>
                <w:rPr>
                  <w:sz w:val="20"/>
                  <w:szCs w:val="20"/>
                </w:rPr>
                <w:t xml:space="preserve">South </w:t>
              </w:r>
              <w:proofErr w:type="spellStart"/>
              <w:r>
                <w:rPr>
                  <w:sz w:val="20"/>
                  <w:szCs w:val="20"/>
                </w:rPr>
                <w:t>Wonston</w:t>
              </w:r>
              <w:proofErr w:type="spellEnd"/>
            </w:ins>
          </w:p>
          <w:p w14:paraId="78FED748" w14:textId="77777777" w:rsidR="004264D4" w:rsidRDefault="004264D4" w:rsidP="004264D4">
            <w:pPr>
              <w:pStyle w:val="Body1"/>
              <w:rPr>
                <w:ins w:id="181" w:author="Jacqueline Hills" w:date="2024-02-09T16:40:00Z"/>
                <w:sz w:val="20"/>
                <w:szCs w:val="20"/>
              </w:rPr>
            </w:pPr>
            <w:ins w:id="182" w:author="Jacqueline Hills" w:date="2024-02-09T16:40:00Z">
              <w:r>
                <w:rPr>
                  <w:sz w:val="20"/>
                  <w:szCs w:val="20"/>
                </w:rPr>
                <w:t>Hampshire</w:t>
              </w:r>
            </w:ins>
          </w:p>
          <w:p w14:paraId="6395E967" w14:textId="77777777" w:rsidR="004264D4" w:rsidRDefault="004264D4" w:rsidP="004264D4">
            <w:pPr>
              <w:pStyle w:val="Body1"/>
              <w:rPr>
                <w:ins w:id="183" w:author="Jacqueline Hills" w:date="2024-02-09T16:40:00Z"/>
                <w:sz w:val="20"/>
                <w:szCs w:val="20"/>
              </w:rPr>
            </w:pPr>
            <w:ins w:id="184" w:author="Jacqueline Hills" w:date="2024-02-09T16:40:00Z">
              <w:r>
                <w:rPr>
                  <w:sz w:val="20"/>
                  <w:szCs w:val="20"/>
                </w:rPr>
                <w:t>SO21 3HB</w:t>
              </w:r>
            </w:ins>
          </w:p>
          <w:p w14:paraId="09280530" w14:textId="77777777" w:rsidR="004264D4" w:rsidRDefault="004264D4" w:rsidP="004264D4">
            <w:pPr>
              <w:pStyle w:val="Body1"/>
              <w:rPr>
                <w:ins w:id="185" w:author="Jacqueline Hills" w:date="2024-02-09T16:40:00Z"/>
                <w:sz w:val="20"/>
                <w:szCs w:val="20"/>
              </w:rPr>
            </w:pPr>
            <w:ins w:id="186" w:author="Jacqueline Hills" w:date="2024-02-09T16:40:00Z">
              <w:r w:rsidRPr="00E96D99">
                <w:rPr>
                  <w:sz w:val="20"/>
                  <w:szCs w:val="20"/>
                </w:rPr>
                <w:t>Email:</w:t>
              </w:r>
            </w:ins>
          </w:p>
          <w:p w14:paraId="1F07E0B0" w14:textId="5F5BC413" w:rsidR="004264D4" w:rsidRPr="00E96D99" w:rsidDel="008A73B8" w:rsidRDefault="004264D4" w:rsidP="004264D4">
            <w:pPr>
              <w:pStyle w:val="Body1"/>
              <w:rPr>
                <w:del w:id="187" w:author="Jacqueline Hills" w:date="2024-02-09T16:40:00Z"/>
                <w:sz w:val="20"/>
                <w:szCs w:val="20"/>
              </w:rPr>
            </w:pPr>
            <w:ins w:id="188" w:author="Jacqueline Hills" w:date="2024-02-09T16:40:00Z">
              <w:r>
                <w:rPr>
                  <w:sz w:val="20"/>
                  <w:szCs w:val="20"/>
                </w:rPr>
                <w:t>David.moulton@erismedia.co.uk</w:t>
              </w:r>
              <w:r w:rsidRPr="00E96D99">
                <w:rPr>
                  <w:sz w:val="20"/>
                  <w:szCs w:val="20"/>
                </w:rPr>
                <w:t xml:space="preserve"> </w:t>
              </w:r>
            </w:ins>
            <w:del w:id="189" w:author="Jacqueline Hills" w:date="2024-02-09T16:40:00Z">
              <w:r w:rsidRPr="00E96D99" w:rsidDel="008A73B8">
                <w:rPr>
                  <w:sz w:val="20"/>
                  <w:szCs w:val="20"/>
                </w:rPr>
                <w:delText>[ADDRESS]</w:delText>
              </w:r>
            </w:del>
          </w:p>
          <w:p w14:paraId="0C437956" w14:textId="6996A71C" w:rsidR="004264D4" w:rsidRPr="00E96D99" w:rsidRDefault="004264D4" w:rsidP="004264D4">
            <w:pPr>
              <w:pStyle w:val="Body1"/>
              <w:rPr>
                <w:sz w:val="20"/>
                <w:szCs w:val="20"/>
              </w:rPr>
            </w:pPr>
            <w:del w:id="190" w:author="Jacqueline Hills" w:date="2024-02-09T16:40:00Z">
              <w:r w:rsidRPr="00E96D99" w:rsidDel="008A73B8">
                <w:rPr>
                  <w:sz w:val="20"/>
                  <w:szCs w:val="20"/>
                </w:rPr>
                <w:delText>[Email: [EMAIL ADDRESS]]</w:delText>
              </w:r>
            </w:del>
          </w:p>
        </w:tc>
        <w:tc>
          <w:tcPr>
            <w:tcW w:w="1661" w:type="dxa"/>
          </w:tcPr>
          <w:p w14:paraId="139290F7" w14:textId="77777777" w:rsidR="004264D4" w:rsidRDefault="004264D4" w:rsidP="004264D4">
            <w:pPr>
              <w:pStyle w:val="Body1"/>
              <w:rPr>
                <w:sz w:val="20"/>
                <w:szCs w:val="20"/>
              </w:rPr>
            </w:pPr>
            <w:r>
              <w:rPr>
                <w:sz w:val="20"/>
                <w:szCs w:val="20"/>
              </w:rPr>
              <w:t>A Share</w:t>
            </w:r>
          </w:p>
          <w:p w14:paraId="78D01A76" w14:textId="77777777" w:rsidR="004264D4" w:rsidRPr="00E96D99" w:rsidRDefault="004264D4" w:rsidP="004264D4">
            <w:pPr>
              <w:pStyle w:val="Body1"/>
              <w:rPr>
                <w:sz w:val="20"/>
                <w:szCs w:val="20"/>
              </w:rPr>
            </w:pPr>
          </w:p>
        </w:tc>
        <w:tc>
          <w:tcPr>
            <w:tcW w:w="1661" w:type="dxa"/>
          </w:tcPr>
          <w:p w14:paraId="62940CB0" w14:textId="77777777" w:rsidR="004264D4" w:rsidRDefault="004264D4" w:rsidP="004264D4">
            <w:pPr>
              <w:pStyle w:val="Body1"/>
              <w:rPr>
                <w:sz w:val="20"/>
                <w:szCs w:val="20"/>
              </w:rPr>
            </w:pPr>
            <w:r>
              <w:rPr>
                <w:sz w:val="20"/>
                <w:szCs w:val="20"/>
              </w:rPr>
              <w:t>25</w:t>
            </w:r>
          </w:p>
          <w:p w14:paraId="64B7A476" w14:textId="77777777" w:rsidR="004264D4" w:rsidRPr="00E96D99" w:rsidRDefault="004264D4" w:rsidP="004264D4">
            <w:pPr>
              <w:pStyle w:val="Body1"/>
              <w:rPr>
                <w:sz w:val="20"/>
                <w:szCs w:val="20"/>
              </w:rPr>
            </w:pPr>
          </w:p>
        </w:tc>
      </w:tr>
      <w:tr w:rsidR="004264D4" w14:paraId="05591C08" w14:textId="77777777" w:rsidTr="004264D4">
        <w:tc>
          <w:tcPr>
            <w:tcW w:w="1661" w:type="dxa"/>
          </w:tcPr>
          <w:p w14:paraId="03EF23B2" w14:textId="77777777" w:rsidR="004264D4" w:rsidRPr="00E96D99" w:rsidRDefault="004264D4" w:rsidP="004264D4">
            <w:pPr>
              <w:pStyle w:val="Body1"/>
              <w:rPr>
                <w:sz w:val="20"/>
                <w:szCs w:val="20"/>
              </w:rPr>
            </w:pPr>
            <w:r w:rsidRPr="00E96D99">
              <w:rPr>
                <w:sz w:val="20"/>
                <w:szCs w:val="20"/>
              </w:rPr>
              <w:lastRenderedPageBreak/>
              <w:t xml:space="preserve">James </w:t>
            </w:r>
            <w:proofErr w:type="spellStart"/>
            <w:r w:rsidRPr="00E96D99">
              <w:rPr>
                <w:sz w:val="20"/>
                <w:szCs w:val="20"/>
              </w:rPr>
              <w:t>Tuttiett</w:t>
            </w:r>
            <w:proofErr w:type="spellEnd"/>
            <w:r w:rsidRPr="00E96D99">
              <w:rPr>
                <w:sz w:val="20"/>
                <w:szCs w:val="20"/>
              </w:rPr>
              <w:t xml:space="preserve"> </w:t>
            </w:r>
          </w:p>
        </w:tc>
        <w:tc>
          <w:tcPr>
            <w:tcW w:w="3323" w:type="dxa"/>
          </w:tcPr>
          <w:p w14:paraId="2AE8151A" w14:textId="77777777" w:rsidR="004264D4" w:rsidRDefault="004264D4" w:rsidP="004264D4">
            <w:pPr>
              <w:pStyle w:val="Body1"/>
              <w:rPr>
                <w:ins w:id="191" w:author="Jacqueline Hills" w:date="2024-02-09T16:41:00Z"/>
                <w:sz w:val="20"/>
                <w:szCs w:val="20"/>
              </w:rPr>
            </w:pPr>
            <w:ins w:id="192" w:author="Jacqueline Hills" w:date="2024-02-09T16:41:00Z">
              <w:r>
                <w:rPr>
                  <w:sz w:val="20"/>
                  <w:szCs w:val="20"/>
                </w:rPr>
                <w:t>Northbrook Farmhouse,</w:t>
              </w:r>
            </w:ins>
          </w:p>
          <w:p w14:paraId="247E4397" w14:textId="77777777" w:rsidR="004264D4" w:rsidRDefault="004264D4" w:rsidP="004264D4">
            <w:pPr>
              <w:pStyle w:val="Body1"/>
              <w:rPr>
                <w:ins w:id="193" w:author="Jacqueline Hills" w:date="2024-02-09T16:41:00Z"/>
                <w:sz w:val="20"/>
                <w:szCs w:val="20"/>
              </w:rPr>
            </w:pPr>
            <w:ins w:id="194" w:author="Jacqueline Hills" w:date="2024-02-09T16:41:00Z">
              <w:r>
                <w:rPr>
                  <w:sz w:val="20"/>
                  <w:szCs w:val="20"/>
                </w:rPr>
                <w:t>Beeches Hill</w:t>
              </w:r>
            </w:ins>
          </w:p>
          <w:p w14:paraId="1AF3B3BA" w14:textId="77777777" w:rsidR="004264D4" w:rsidRDefault="004264D4" w:rsidP="004264D4">
            <w:pPr>
              <w:pStyle w:val="Body1"/>
              <w:rPr>
                <w:ins w:id="195" w:author="Jacqueline Hills" w:date="2024-02-09T16:41:00Z"/>
                <w:sz w:val="20"/>
                <w:szCs w:val="20"/>
              </w:rPr>
            </w:pPr>
            <w:ins w:id="196" w:author="Jacqueline Hills" w:date="2024-02-09T16:41:00Z">
              <w:r>
                <w:rPr>
                  <w:sz w:val="20"/>
                  <w:szCs w:val="20"/>
                </w:rPr>
                <w:t>Bishops Waltham</w:t>
              </w:r>
            </w:ins>
          </w:p>
          <w:p w14:paraId="12429F12" w14:textId="77777777" w:rsidR="004264D4" w:rsidRDefault="004264D4" w:rsidP="004264D4">
            <w:pPr>
              <w:pStyle w:val="Body1"/>
              <w:rPr>
                <w:ins w:id="197" w:author="Jacqueline Hills" w:date="2024-02-09T16:41:00Z"/>
                <w:sz w:val="20"/>
                <w:szCs w:val="20"/>
              </w:rPr>
            </w:pPr>
            <w:ins w:id="198" w:author="Jacqueline Hills" w:date="2024-02-09T16:41:00Z">
              <w:r>
                <w:rPr>
                  <w:sz w:val="20"/>
                  <w:szCs w:val="20"/>
                </w:rPr>
                <w:t>Hampshire</w:t>
              </w:r>
            </w:ins>
          </w:p>
          <w:p w14:paraId="20DD275E" w14:textId="77777777" w:rsidR="004264D4" w:rsidRPr="00E96D99" w:rsidRDefault="004264D4" w:rsidP="004264D4">
            <w:pPr>
              <w:pStyle w:val="Body1"/>
              <w:rPr>
                <w:ins w:id="199" w:author="Jacqueline Hills" w:date="2024-02-09T16:41:00Z"/>
                <w:sz w:val="20"/>
                <w:szCs w:val="20"/>
              </w:rPr>
            </w:pPr>
            <w:ins w:id="200" w:author="Jacqueline Hills" w:date="2024-02-09T16:41:00Z">
              <w:r>
                <w:rPr>
                  <w:sz w:val="20"/>
                  <w:szCs w:val="20"/>
                </w:rPr>
                <w:t>SO32 1FB</w:t>
              </w:r>
            </w:ins>
          </w:p>
          <w:p w14:paraId="0839084F" w14:textId="5F3C12F8" w:rsidR="004264D4" w:rsidRPr="00E96D99" w:rsidDel="00E228D0" w:rsidRDefault="004264D4" w:rsidP="004264D4">
            <w:pPr>
              <w:pStyle w:val="Body1"/>
              <w:rPr>
                <w:del w:id="201" w:author="Jacqueline Hills" w:date="2024-02-09T16:41:00Z"/>
                <w:sz w:val="20"/>
                <w:szCs w:val="20"/>
              </w:rPr>
            </w:pPr>
            <w:ins w:id="202" w:author="Jacqueline Hills" w:date="2024-02-09T16:41:00Z">
              <w:r w:rsidRPr="00E96D99">
                <w:rPr>
                  <w:sz w:val="20"/>
                  <w:szCs w:val="20"/>
                </w:rPr>
                <w:t>Email:</w:t>
              </w:r>
              <w:r>
                <w:rPr>
                  <w:sz w:val="20"/>
                  <w:szCs w:val="20"/>
                </w:rPr>
                <w:t xml:space="preserve"> jtuttiett@penultcp.co.uk</w:t>
              </w:r>
            </w:ins>
            <w:del w:id="203" w:author="Jacqueline Hills" w:date="2024-02-09T16:41:00Z">
              <w:r w:rsidRPr="00E96D99" w:rsidDel="00E228D0">
                <w:rPr>
                  <w:sz w:val="20"/>
                  <w:szCs w:val="20"/>
                </w:rPr>
                <w:delText>[ADDRESS]</w:delText>
              </w:r>
            </w:del>
          </w:p>
          <w:p w14:paraId="0F006B5C" w14:textId="1AF7AE58" w:rsidR="004264D4" w:rsidRPr="00E96D99" w:rsidRDefault="004264D4" w:rsidP="004264D4">
            <w:pPr>
              <w:pStyle w:val="Body1"/>
              <w:rPr>
                <w:sz w:val="20"/>
                <w:szCs w:val="20"/>
              </w:rPr>
            </w:pPr>
            <w:del w:id="204" w:author="Jacqueline Hills" w:date="2024-02-09T16:41:00Z">
              <w:r w:rsidRPr="00E96D99" w:rsidDel="00E228D0">
                <w:rPr>
                  <w:sz w:val="20"/>
                  <w:szCs w:val="20"/>
                </w:rPr>
                <w:delText>[Email: [EMAIL ADDRESS]]</w:delText>
              </w:r>
            </w:del>
          </w:p>
        </w:tc>
        <w:tc>
          <w:tcPr>
            <w:tcW w:w="1661" w:type="dxa"/>
          </w:tcPr>
          <w:p w14:paraId="1E2365CA" w14:textId="77777777" w:rsidR="004264D4" w:rsidRPr="00E96D99" w:rsidRDefault="004264D4" w:rsidP="004264D4">
            <w:pPr>
              <w:pStyle w:val="Body1"/>
              <w:rPr>
                <w:sz w:val="20"/>
                <w:szCs w:val="20"/>
              </w:rPr>
            </w:pPr>
            <w:r>
              <w:rPr>
                <w:sz w:val="20"/>
                <w:szCs w:val="20"/>
              </w:rPr>
              <w:t>A Share</w:t>
            </w:r>
          </w:p>
        </w:tc>
        <w:tc>
          <w:tcPr>
            <w:tcW w:w="1661" w:type="dxa"/>
          </w:tcPr>
          <w:p w14:paraId="4F04C728" w14:textId="77777777" w:rsidR="004264D4" w:rsidRPr="00E96D99" w:rsidRDefault="004264D4" w:rsidP="004264D4">
            <w:pPr>
              <w:pStyle w:val="Body1"/>
              <w:rPr>
                <w:sz w:val="20"/>
                <w:szCs w:val="20"/>
              </w:rPr>
            </w:pPr>
            <w:r w:rsidRPr="00E96D99">
              <w:rPr>
                <w:sz w:val="20"/>
                <w:szCs w:val="20"/>
              </w:rPr>
              <w:t>25</w:t>
            </w:r>
          </w:p>
        </w:tc>
      </w:tr>
      <w:tr w:rsidR="00B82295" w14:paraId="6CA37095" w14:textId="77777777" w:rsidTr="004264D4">
        <w:tc>
          <w:tcPr>
            <w:tcW w:w="6645" w:type="dxa"/>
            <w:gridSpan w:val="3"/>
          </w:tcPr>
          <w:p w14:paraId="469511DB" w14:textId="77777777" w:rsidR="00DA1ED2" w:rsidRPr="00E96D99" w:rsidRDefault="00211ADE" w:rsidP="007E3C36">
            <w:pPr>
              <w:pStyle w:val="Body1"/>
              <w:rPr>
                <w:b/>
                <w:bCs/>
                <w:sz w:val="20"/>
                <w:szCs w:val="20"/>
              </w:rPr>
            </w:pPr>
            <w:r w:rsidRPr="00E96D99">
              <w:rPr>
                <w:b/>
                <w:bCs/>
                <w:sz w:val="20"/>
                <w:szCs w:val="20"/>
              </w:rPr>
              <w:t>TOTAL</w:t>
            </w:r>
          </w:p>
        </w:tc>
        <w:tc>
          <w:tcPr>
            <w:tcW w:w="1661" w:type="dxa"/>
          </w:tcPr>
          <w:p w14:paraId="5FDAEC2D" w14:textId="77777777" w:rsidR="00DA1ED2" w:rsidRPr="00E96D99" w:rsidRDefault="00211ADE" w:rsidP="007E3C36">
            <w:pPr>
              <w:pStyle w:val="Body1"/>
              <w:rPr>
                <w:b/>
                <w:bCs/>
                <w:sz w:val="20"/>
                <w:szCs w:val="20"/>
              </w:rPr>
            </w:pPr>
            <w:r>
              <w:rPr>
                <w:b/>
                <w:bCs/>
                <w:sz w:val="20"/>
                <w:szCs w:val="20"/>
              </w:rPr>
              <w:t>1</w:t>
            </w:r>
            <w:r w:rsidR="007E3CE4">
              <w:rPr>
                <w:b/>
                <w:bCs/>
                <w:sz w:val="20"/>
                <w:szCs w:val="20"/>
              </w:rPr>
              <w:t>49</w:t>
            </w:r>
          </w:p>
        </w:tc>
      </w:tr>
    </w:tbl>
    <w:p w14:paraId="5522F618" w14:textId="77777777" w:rsidR="003C129A" w:rsidRPr="003C129A" w:rsidRDefault="003C129A" w:rsidP="00DA1ED2">
      <w:pPr>
        <w:pStyle w:val="PartSubtitle"/>
      </w:pPr>
    </w:p>
    <w:p w14:paraId="3947DB33" w14:textId="77777777" w:rsidR="00DA1ED2" w:rsidRDefault="00DA1ED2" w:rsidP="00DA1ED2">
      <w:pPr>
        <w:pStyle w:val="CommercialPartTitle"/>
        <w:rPr>
          <w:sz w:val="20"/>
          <w:szCs w:val="20"/>
        </w:rPr>
      </w:pPr>
    </w:p>
    <w:p w14:paraId="14B0FD42" w14:textId="77777777" w:rsidR="00E96D99" w:rsidRPr="00E96D99" w:rsidRDefault="00211ADE" w:rsidP="00DA1ED2">
      <w:pPr>
        <w:pStyle w:val="CommercialPartTitle"/>
        <w:numPr>
          <w:ilvl w:val="0"/>
          <w:numId w:val="0"/>
        </w:numPr>
        <w:rPr>
          <w:sz w:val="20"/>
          <w:szCs w:val="20"/>
        </w:rPr>
      </w:pPr>
      <w:r w:rsidRPr="00E96D99">
        <w:rPr>
          <w:sz w:val="20"/>
          <w:szCs w:val="20"/>
        </w:rPr>
        <w:t>The Shareholders of the Company following the subscriptions pursuant to this agreement</w:t>
      </w:r>
    </w:p>
    <w:tbl>
      <w:tblPr>
        <w:tblW w:w="83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1"/>
        <w:gridCol w:w="3323"/>
        <w:gridCol w:w="1661"/>
        <w:gridCol w:w="1661"/>
      </w:tblGrid>
      <w:tr w:rsidR="00B82295" w14:paraId="311B0C04" w14:textId="77777777" w:rsidTr="004264D4">
        <w:trPr>
          <w:trHeight w:val="724"/>
        </w:trPr>
        <w:tc>
          <w:tcPr>
            <w:tcW w:w="1661" w:type="dxa"/>
          </w:tcPr>
          <w:p w14:paraId="64F09CA0" w14:textId="77777777" w:rsidR="002A4156" w:rsidRPr="00E96D99" w:rsidRDefault="00211ADE" w:rsidP="005D3BF0">
            <w:pPr>
              <w:pStyle w:val="Body1"/>
              <w:rPr>
                <w:b/>
                <w:bCs/>
                <w:sz w:val="20"/>
                <w:szCs w:val="20"/>
              </w:rPr>
            </w:pPr>
            <w:r w:rsidRPr="00E96D99">
              <w:rPr>
                <w:b/>
                <w:bCs/>
                <w:sz w:val="20"/>
                <w:szCs w:val="20"/>
              </w:rPr>
              <w:t>Name</w:t>
            </w:r>
          </w:p>
        </w:tc>
        <w:tc>
          <w:tcPr>
            <w:tcW w:w="3323" w:type="dxa"/>
          </w:tcPr>
          <w:p w14:paraId="7DB5832F" w14:textId="77777777" w:rsidR="002A4156" w:rsidRPr="00E96D99" w:rsidRDefault="00211ADE" w:rsidP="005D3BF0">
            <w:pPr>
              <w:pStyle w:val="Body1"/>
              <w:rPr>
                <w:b/>
                <w:bCs/>
                <w:sz w:val="20"/>
                <w:szCs w:val="20"/>
              </w:rPr>
            </w:pPr>
            <w:r w:rsidRPr="00E96D99">
              <w:rPr>
                <w:b/>
                <w:bCs/>
                <w:sz w:val="20"/>
                <w:szCs w:val="20"/>
              </w:rPr>
              <w:t xml:space="preserve">Address </w:t>
            </w:r>
          </w:p>
        </w:tc>
        <w:tc>
          <w:tcPr>
            <w:tcW w:w="1661" w:type="dxa"/>
          </w:tcPr>
          <w:p w14:paraId="377692D8" w14:textId="77777777" w:rsidR="002A4156" w:rsidRPr="00E96D99" w:rsidRDefault="00211ADE" w:rsidP="005D3BF0">
            <w:pPr>
              <w:pStyle w:val="Body1"/>
              <w:rPr>
                <w:b/>
                <w:bCs/>
                <w:sz w:val="20"/>
                <w:szCs w:val="20"/>
              </w:rPr>
            </w:pPr>
            <w:r w:rsidRPr="00E96D99">
              <w:rPr>
                <w:b/>
                <w:bCs/>
                <w:sz w:val="20"/>
                <w:szCs w:val="20"/>
              </w:rPr>
              <w:t>Class of shares</w:t>
            </w:r>
          </w:p>
        </w:tc>
        <w:tc>
          <w:tcPr>
            <w:tcW w:w="1661" w:type="dxa"/>
          </w:tcPr>
          <w:p w14:paraId="5AEC2A2E" w14:textId="77777777" w:rsidR="002A4156" w:rsidRPr="00E96D99" w:rsidRDefault="00211ADE" w:rsidP="005D3BF0">
            <w:pPr>
              <w:pStyle w:val="Body1"/>
              <w:rPr>
                <w:b/>
                <w:bCs/>
                <w:sz w:val="20"/>
                <w:szCs w:val="20"/>
              </w:rPr>
            </w:pPr>
            <w:r w:rsidRPr="00E96D99">
              <w:rPr>
                <w:b/>
                <w:bCs/>
                <w:sz w:val="20"/>
                <w:szCs w:val="20"/>
              </w:rPr>
              <w:t>Number of shares</w:t>
            </w:r>
          </w:p>
        </w:tc>
      </w:tr>
      <w:tr w:rsidR="00B82295" w14:paraId="1C907DA6" w14:textId="77777777" w:rsidTr="004264D4">
        <w:tc>
          <w:tcPr>
            <w:tcW w:w="1661" w:type="dxa"/>
          </w:tcPr>
          <w:p w14:paraId="75A8BF1B" w14:textId="77777777" w:rsidR="002A4156" w:rsidRPr="00E96D99" w:rsidRDefault="00211ADE" w:rsidP="005D3BF0">
            <w:pPr>
              <w:pStyle w:val="Body1"/>
              <w:rPr>
                <w:sz w:val="20"/>
                <w:szCs w:val="20"/>
              </w:rPr>
            </w:pPr>
            <w:r w:rsidRPr="00E96D99">
              <w:rPr>
                <w:sz w:val="20"/>
                <w:szCs w:val="20"/>
              </w:rPr>
              <w:t>Owen Thomas</w:t>
            </w:r>
          </w:p>
        </w:tc>
        <w:tc>
          <w:tcPr>
            <w:tcW w:w="3323" w:type="dxa"/>
          </w:tcPr>
          <w:p w14:paraId="79EB8C6F" w14:textId="77777777" w:rsidR="004264D4" w:rsidRDefault="004264D4" w:rsidP="004264D4">
            <w:pPr>
              <w:pStyle w:val="Body1"/>
              <w:rPr>
                <w:ins w:id="205" w:author="Jacqueline Hills" w:date="2024-02-09T16:39:00Z"/>
                <w:sz w:val="20"/>
                <w:szCs w:val="20"/>
              </w:rPr>
            </w:pPr>
            <w:ins w:id="206" w:author="Jacqueline Hills" w:date="2024-02-09T16:39:00Z">
              <w:r>
                <w:rPr>
                  <w:sz w:val="20"/>
                  <w:szCs w:val="20"/>
                </w:rPr>
                <w:t>2 Chelmsford Square</w:t>
              </w:r>
            </w:ins>
          </w:p>
          <w:p w14:paraId="5C7771CA" w14:textId="77777777" w:rsidR="004264D4" w:rsidRDefault="004264D4" w:rsidP="004264D4">
            <w:pPr>
              <w:pStyle w:val="Body1"/>
              <w:rPr>
                <w:ins w:id="207" w:author="Jacqueline Hills" w:date="2024-02-09T16:39:00Z"/>
                <w:sz w:val="20"/>
                <w:szCs w:val="20"/>
              </w:rPr>
            </w:pPr>
            <w:ins w:id="208" w:author="Jacqueline Hills" w:date="2024-02-09T16:39:00Z">
              <w:r>
                <w:rPr>
                  <w:sz w:val="20"/>
                  <w:szCs w:val="20"/>
                </w:rPr>
                <w:t>London</w:t>
              </w:r>
            </w:ins>
          </w:p>
          <w:p w14:paraId="6D5528C6" w14:textId="77777777" w:rsidR="004264D4" w:rsidRPr="00E96D99" w:rsidRDefault="004264D4" w:rsidP="004264D4">
            <w:pPr>
              <w:pStyle w:val="Body1"/>
              <w:rPr>
                <w:ins w:id="209" w:author="Jacqueline Hills" w:date="2024-02-09T16:39:00Z"/>
                <w:sz w:val="20"/>
                <w:szCs w:val="20"/>
              </w:rPr>
            </w:pPr>
            <w:ins w:id="210" w:author="Jacqueline Hills" w:date="2024-02-09T16:39:00Z">
              <w:r>
                <w:rPr>
                  <w:sz w:val="20"/>
                  <w:szCs w:val="20"/>
                </w:rPr>
                <w:t>NW10 3AR</w:t>
              </w:r>
            </w:ins>
          </w:p>
          <w:p w14:paraId="770A1E53" w14:textId="77777777" w:rsidR="004264D4" w:rsidRDefault="004264D4" w:rsidP="004264D4">
            <w:pPr>
              <w:pStyle w:val="Body1"/>
              <w:rPr>
                <w:ins w:id="211" w:author="Jacqueline Hills" w:date="2024-02-09T16:39:00Z"/>
                <w:sz w:val="20"/>
                <w:szCs w:val="20"/>
              </w:rPr>
            </w:pPr>
            <w:proofErr w:type="spellStart"/>
            <w:proofErr w:type="gramStart"/>
            <w:ins w:id="212" w:author="Jacqueline Hills" w:date="2024-02-09T16:39:00Z">
              <w:r w:rsidRPr="00E96D99">
                <w:rPr>
                  <w:sz w:val="20"/>
                  <w:szCs w:val="20"/>
                </w:rPr>
                <w:t>Email:</w:t>
              </w:r>
              <w:r>
                <w:rPr>
                  <w:sz w:val="20"/>
                  <w:szCs w:val="20"/>
                </w:rPr>
                <w:t>ot@inhomemedia.io</w:t>
              </w:r>
              <w:proofErr w:type="spellEnd"/>
              <w:proofErr w:type="gramEnd"/>
            </w:ins>
          </w:p>
          <w:p w14:paraId="65B85DDA" w14:textId="523A370E" w:rsidR="002A4156" w:rsidRPr="00E96D99" w:rsidDel="004264D4" w:rsidRDefault="00211ADE" w:rsidP="005D3BF0">
            <w:pPr>
              <w:pStyle w:val="Body1"/>
              <w:rPr>
                <w:del w:id="213" w:author="Jacqueline Hills" w:date="2024-02-09T16:39:00Z"/>
                <w:sz w:val="20"/>
                <w:szCs w:val="20"/>
              </w:rPr>
            </w:pPr>
            <w:del w:id="214" w:author="Jacqueline Hills" w:date="2024-02-09T16:39:00Z">
              <w:r w:rsidRPr="00E96D99" w:rsidDel="004264D4">
                <w:rPr>
                  <w:sz w:val="20"/>
                  <w:szCs w:val="20"/>
                </w:rPr>
                <w:delText>[ADDRESS]</w:delText>
              </w:r>
            </w:del>
          </w:p>
          <w:p w14:paraId="6CF55560" w14:textId="3DC9987B" w:rsidR="002A4156" w:rsidRPr="00E96D99" w:rsidRDefault="00211ADE" w:rsidP="005D3BF0">
            <w:pPr>
              <w:pStyle w:val="Body1"/>
              <w:rPr>
                <w:sz w:val="20"/>
                <w:szCs w:val="20"/>
              </w:rPr>
            </w:pPr>
            <w:del w:id="215" w:author="Jacqueline Hills" w:date="2024-02-09T16:39:00Z">
              <w:r w:rsidRPr="00E96D99" w:rsidDel="004264D4">
                <w:rPr>
                  <w:sz w:val="20"/>
                  <w:szCs w:val="20"/>
                </w:rPr>
                <w:delText>[</w:delText>
              </w:r>
              <w:r w:rsidR="005D3BF0" w:rsidRPr="00E96D99" w:rsidDel="004264D4">
                <w:rPr>
                  <w:sz w:val="20"/>
                  <w:szCs w:val="20"/>
                </w:rPr>
                <w:delText>Email: [EMAIL ADDRESS</w:delText>
              </w:r>
              <w:r w:rsidRPr="00E96D99" w:rsidDel="004264D4">
                <w:rPr>
                  <w:sz w:val="20"/>
                  <w:szCs w:val="20"/>
                </w:rPr>
                <w:delText>]]</w:delText>
              </w:r>
            </w:del>
          </w:p>
        </w:tc>
        <w:tc>
          <w:tcPr>
            <w:tcW w:w="1661" w:type="dxa"/>
          </w:tcPr>
          <w:p w14:paraId="1AD93445" w14:textId="77777777" w:rsidR="002A4156" w:rsidRPr="00E96D99" w:rsidRDefault="00211ADE" w:rsidP="005D3BF0">
            <w:pPr>
              <w:pStyle w:val="Body1"/>
              <w:rPr>
                <w:sz w:val="20"/>
                <w:szCs w:val="20"/>
              </w:rPr>
            </w:pPr>
            <w:r>
              <w:rPr>
                <w:sz w:val="20"/>
                <w:szCs w:val="20"/>
              </w:rPr>
              <w:t>A Share</w:t>
            </w:r>
          </w:p>
        </w:tc>
        <w:tc>
          <w:tcPr>
            <w:tcW w:w="1661" w:type="dxa"/>
          </w:tcPr>
          <w:p w14:paraId="19B7003A" w14:textId="77777777" w:rsidR="002A4156" w:rsidRPr="00E96D99" w:rsidRDefault="00211ADE" w:rsidP="005D3BF0">
            <w:pPr>
              <w:pStyle w:val="Body1"/>
              <w:rPr>
                <w:sz w:val="20"/>
                <w:szCs w:val="20"/>
              </w:rPr>
            </w:pPr>
            <w:r>
              <w:rPr>
                <w:sz w:val="20"/>
                <w:szCs w:val="20"/>
              </w:rPr>
              <w:t>50</w:t>
            </w:r>
          </w:p>
        </w:tc>
      </w:tr>
      <w:tr w:rsidR="00B82295" w14:paraId="12CB576D" w14:textId="77777777" w:rsidTr="004264D4">
        <w:tc>
          <w:tcPr>
            <w:tcW w:w="1661" w:type="dxa"/>
          </w:tcPr>
          <w:p w14:paraId="6E311534" w14:textId="77777777" w:rsidR="002B04A9" w:rsidRPr="00E96D99" w:rsidRDefault="00211ADE" w:rsidP="002B04A9">
            <w:pPr>
              <w:pStyle w:val="Body1"/>
              <w:rPr>
                <w:sz w:val="20"/>
                <w:szCs w:val="20"/>
              </w:rPr>
            </w:pPr>
            <w:r>
              <w:rPr>
                <w:sz w:val="20"/>
                <w:szCs w:val="20"/>
              </w:rPr>
              <w:t>Anthony Hugh</w:t>
            </w:r>
            <w:r w:rsidR="00176DC7">
              <w:rPr>
                <w:sz w:val="20"/>
                <w:szCs w:val="20"/>
              </w:rPr>
              <w:t>e</w:t>
            </w:r>
            <w:r>
              <w:rPr>
                <w:sz w:val="20"/>
                <w:szCs w:val="20"/>
              </w:rPr>
              <w:t>s</w:t>
            </w:r>
          </w:p>
        </w:tc>
        <w:tc>
          <w:tcPr>
            <w:tcW w:w="3323" w:type="dxa"/>
          </w:tcPr>
          <w:p w14:paraId="4126FDD4" w14:textId="77777777" w:rsidR="004264D4" w:rsidRDefault="004264D4" w:rsidP="004264D4">
            <w:pPr>
              <w:pStyle w:val="Body1"/>
              <w:rPr>
                <w:ins w:id="216" w:author="Jacqueline Hills" w:date="2024-02-09T16:40:00Z"/>
                <w:sz w:val="20"/>
                <w:szCs w:val="20"/>
              </w:rPr>
            </w:pPr>
            <w:ins w:id="217" w:author="Jacqueline Hills" w:date="2024-02-09T16:40:00Z">
              <w:r>
                <w:rPr>
                  <w:sz w:val="20"/>
                  <w:szCs w:val="20"/>
                </w:rPr>
                <w:t>Holly Cottage</w:t>
              </w:r>
            </w:ins>
          </w:p>
          <w:p w14:paraId="0FE482EA" w14:textId="77777777" w:rsidR="004264D4" w:rsidRDefault="004264D4" w:rsidP="004264D4">
            <w:pPr>
              <w:pStyle w:val="Body1"/>
              <w:rPr>
                <w:ins w:id="218" w:author="Jacqueline Hills" w:date="2024-02-09T16:40:00Z"/>
                <w:sz w:val="20"/>
                <w:szCs w:val="20"/>
              </w:rPr>
            </w:pPr>
            <w:ins w:id="219" w:author="Jacqueline Hills" w:date="2024-02-09T16:40:00Z">
              <w:r>
                <w:rPr>
                  <w:sz w:val="20"/>
                  <w:szCs w:val="20"/>
                </w:rPr>
                <w:t>51 South Downs Road</w:t>
              </w:r>
            </w:ins>
          </w:p>
          <w:p w14:paraId="4C7EF6C4" w14:textId="77777777" w:rsidR="004264D4" w:rsidRDefault="004264D4" w:rsidP="004264D4">
            <w:pPr>
              <w:pStyle w:val="Body1"/>
              <w:rPr>
                <w:ins w:id="220" w:author="Jacqueline Hills" w:date="2024-02-09T16:40:00Z"/>
                <w:sz w:val="20"/>
                <w:szCs w:val="20"/>
              </w:rPr>
            </w:pPr>
            <w:ins w:id="221" w:author="Jacqueline Hills" w:date="2024-02-09T16:40:00Z">
              <w:r>
                <w:rPr>
                  <w:sz w:val="20"/>
                  <w:szCs w:val="20"/>
                </w:rPr>
                <w:t>Bowden</w:t>
              </w:r>
            </w:ins>
          </w:p>
          <w:p w14:paraId="3DCD9A0A" w14:textId="77777777" w:rsidR="004264D4" w:rsidRDefault="004264D4" w:rsidP="004264D4">
            <w:pPr>
              <w:pStyle w:val="Body1"/>
              <w:rPr>
                <w:ins w:id="222" w:author="Jacqueline Hills" w:date="2024-02-09T16:40:00Z"/>
                <w:sz w:val="20"/>
                <w:szCs w:val="20"/>
              </w:rPr>
            </w:pPr>
            <w:ins w:id="223" w:author="Jacqueline Hills" w:date="2024-02-09T16:40:00Z">
              <w:r>
                <w:rPr>
                  <w:sz w:val="20"/>
                  <w:szCs w:val="20"/>
                </w:rPr>
                <w:t>WA14 3DR</w:t>
              </w:r>
            </w:ins>
          </w:p>
          <w:p w14:paraId="6C076C2A" w14:textId="139B4D7F" w:rsidR="002B04A9" w:rsidRPr="00E96D99" w:rsidDel="004264D4" w:rsidRDefault="004264D4" w:rsidP="004264D4">
            <w:pPr>
              <w:pStyle w:val="Body1"/>
              <w:rPr>
                <w:del w:id="224" w:author="Jacqueline Hills" w:date="2024-02-09T16:40:00Z"/>
                <w:sz w:val="20"/>
                <w:szCs w:val="20"/>
              </w:rPr>
            </w:pPr>
            <w:ins w:id="225" w:author="Jacqueline Hills" w:date="2024-02-09T16:40:00Z">
              <w:r>
                <w:rPr>
                  <w:sz w:val="20"/>
                  <w:szCs w:val="20"/>
                </w:rPr>
                <w:t xml:space="preserve">Email: </w:t>
              </w:r>
              <w:r>
                <w:rPr>
                  <w:sz w:val="20"/>
                  <w:szCs w:val="20"/>
                </w:rPr>
                <w:fldChar w:fldCharType="begin"/>
              </w:r>
              <w:r>
                <w:rPr>
                  <w:sz w:val="20"/>
                  <w:szCs w:val="20"/>
                </w:rPr>
                <w:instrText>HYPERLINK "mailto:th@inhomemedia.io"</w:instrText>
              </w:r>
              <w:r>
                <w:rPr>
                  <w:sz w:val="20"/>
                  <w:szCs w:val="20"/>
                </w:rPr>
              </w:r>
              <w:r>
                <w:rPr>
                  <w:sz w:val="20"/>
                  <w:szCs w:val="20"/>
                </w:rPr>
                <w:fldChar w:fldCharType="separate"/>
              </w:r>
              <w:r w:rsidRPr="00970C20">
                <w:rPr>
                  <w:rStyle w:val="Hyperlink"/>
                  <w:sz w:val="20"/>
                  <w:szCs w:val="20"/>
                </w:rPr>
                <w:t>th@inhomemedia.io</w:t>
              </w:r>
              <w:r>
                <w:rPr>
                  <w:sz w:val="20"/>
                  <w:szCs w:val="20"/>
                </w:rPr>
                <w:fldChar w:fldCharType="end"/>
              </w:r>
            </w:ins>
            <w:del w:id="226" w:author="Jacqueline Hills" w:date="2024-02-09T16:40:00Z">
              <w:r w:rsidR="00211ADE" w:rsidRPr="00E96D99" w:rsidDel="004264D4">
                <w:rPr>
                  <w:sz w:val="20"/>
                  <w:szCs w:val="20"/>
                </w:rPr>
                <w:delText>[ADDRESS]</w:delText>
              </w:r>
            </w:del>
          </w:p>
          <w:p w14:paraId="73CD8642" w14:textId="187E5246" w:rsidR="002B04A9" w:rsidRPr="00E96D99" w:rsidRDefault="00211ADE" w:rsidP="002B04A9">
            <w:pPr>
              <w:pStyle w:val="Body1"/>
              <w:rPr>
                <w:sz w:val="20"/>
                <w:szCs w:val="20"/>
              </w:rPr>
            </w:pPr>
            <w:del w:id="227" w:author="Jacqueline Hills" w:date="2024-02-09T16:40:00Z">
              <w:r w:rsidRPr="00E96D99" w:rsidDel="004264D4">
                <w:rPr>
                  <w:sz w:val="20"/>
                  <w:szCs w:val="20"/>
                </w:rPr>
                <w:delText>[Email: [EMAIL ADDRESS]]</w:delText>
              </w:r>
            </w:del>
          </w:p>
        </w:tc>
        <w:tc>
          <w:tcPr>
            <w:tcW w:w="1661" w:type="dxa"/>
          </w:tcPr>
          <w:p w14:paraId="2EA48DAF" w14:textId="77777777" w:rsidR="002B04A9" w:rsidRDefault="00211ADE" w:rsidP="002B04A9">
            <w:pPr>
              <w:pStyle w:val="Body1"/>
              <w:rPr>
                <w:sz w:val="20"/>
                <w:szCs w:val="20"/>
              </w:rPr>
            </w:pPr>
            <w:r>
              <w:rPr>
                <w:sz w:val="20"/>
                <w:szCs w:val="20"/>
              </w:rPr>
              <w:t>A Share</w:t>
            </w:r>
          </w:p>
        </w:tc>
        <w:tc>
          <w:tcPr>
            <w:tcW w:w="1661" w:type="dxa"/>
          </w:tcPr>
          <w:p w14:paraId="79DC4837" w14:textId="77777777" w:rsidR="002B04A9" w:rsidRPr="00E96D99" w:rsidRDefault="00211ADE" w:rsidP="002B04A9">
            <w:pPr>
              <w:pStyle w:val="Body1"/>
              <w:rPr>
                <w:sz w:val="20"/>
                <w:szCs w:val="20"/>
              </w:rPr>
            </w:pPr>
            <w:r>
              <w:rPr>
                <w:sz w:val="20"/>
                <w:szCs w:val="20"/>
              </w:rPr>
              <w:t>50</w:t>
            </w:r>
          </w:p>
        </w:tc>
      </w:tr>
      <w:tr w:rsidR="004264D4" w14:paraId="049ADE49" w14:textId="77777777" w:rsidTr="004264D4">
        <w:tc>
          <w:tcPr>
            <w:tcW w:w="1661" w:type="dxa"/>
          </w:tcPr>
          <w:p w14:paraId="1DE5A43A" w14:textId="77777777" w:rsidR="004264D4" w:rsidRPr="00E96D99" w:rsidRDefault="004264D4" w:rsidP="004264D4">
            <w:pPr>
              <w:pStyle w:val="Body1"/>
              <w:rPr>
                <w:sz w:val="20"/>
                <w:szCs w:val="20"/>
              </w:rPr>
            </w:pPr>
            <w:r w:rsidRPr="00E96D99">
              <w:rPr>
                <w:sz w:val="20"/>
                <w:szCs w:val="20"/>
              </w:rPr>
              <w:t>David Moulton</w:t>
            </w:r>
          </w:p>
        </w:tc>
        <w:tc>
          <w:tcPr>
            <w:tcW w:w="3323" w:type="dxa"/>
          </w:tcPr>
          <w:p w14:paraId="6227C0B7" w14:textId="77777777" w:rsidR="004264D4" w:rsidRDefault="004264D4" w:rsidP="004264D4">
            <w:pPr>
              <w:pStyle w:val="Body1"/>
              <w:rPr>
                <w:ins w:id="228" w:author="Jacqueline Hills" w:date="2024-02-09T16:40:00Z"/>
                <w:sz w:val="20"/>
                <w:szCs w:val="20"/>
              </w:rPr>
            </w:pPr>
            <w:proofErr w:type="spellStart"/>
            <w:ins w:id="229" w:author="Jacqueline Hills" w:date="2024-02-09T16:40:00Z">
              <w:r>
                <w:rPr>
                  <w:sz w:val="20"/>
                  <w:szCs w:val="20"/>
                </w:rPr>
                <w:t>Gleneyre</w:t>
              </w:r>
              <w:proofErr w:type="spellEnd"/>
              <w:r>
                <w:rPr>
                  <w:sz w:val="20"/>
                  <w:szCs w:val="20"/>
                </w:rPr>
                <w:t xml:space="preserve">, </w:t>
              </w:r>
            </w:ins>
          </w:p>
          <w:p w14:paraId="2A190F50" w14:textId="77777777" w:rsidR="004264D4" w:rsidRDefault="004264D4" w:rsidP="004264D4">
            <w:pPr>
              <w:pStyle w:val="Body1"/>
              <w:rPr>
                <w:ins w:id="230" w:author="Jacqueline Hills" w:date="2024-02-09T16:40:00Z"/>
                <w:sz w:val="20"/>
                <w:szCs w:val="20"/>
              </w:rPr>
            </w:pPr>
            <w:proofErr w:type="spellStart"/>
            <w:ins w:id="231" w:author="Jacqueline Hills" w:date="2024-02-09T16:40:00Z">
              <w:r>
                <w:rPr>
                  <w:sz w:val="20"/>
                  <w:szCs w:val="20"/>
                </w:rPr>
                <w:t>Stainers</w:t>
              </w:r>
              <w:proofErr w:type="spellEnd"/>
              <w:r>
                <w:rPr>
                  <w:sz w:val="20"/>
                  <w:szCs w:val="20"/>
                </w:rPr>
                <w:t xml:space="preserve"> Lane,</w:t>
              </w:r>
            </w:ins>
          </w:p>
          <w:p w14:paraId="1E6D39F2" w14:textId="77777777" w:rsidR="004264D4" w:rsidRDefault="004264D4" w:rsidP="004264D4">
            <w:pPr>
              <w:pStyle w:val="Body1"/>
              <w:rPr>
                <w:ins w:id="232" w:author="Jacqueline Hills" w:date="2024-02-09T16:40:00Z"/>
                <w:sz w:val="20"/>
                <w:szCs w:val="20"/>
              </w:rPr>
            </w:pPr>
            <w:ins w:id="233" w:author="Jacqueline Hills" w:date="2024-02-09T16:40:00Z">
              <w:r>
                <w:rPr>
                  <w:sz w:val="20"/>
                  <w:szCs w:val="20"/>
                </w:rPr>
                <w:t xml:space="preserve">South </w:t>
              </w:r>
              <w:proofErr w:type="spellStart"/>
              <w:r>
                <w:rPr>
                  <w:sz w:val="20"/>
                  <w:szCs w:val="20"/>
                </w:rPr>
                <w:t>Wonston</w:t>
              </w:r>
              <w:proofErr w:type="spellEnd"/>
            </w:ins>
          </w:p>
          <w:p w14:paraId="5F54B022" w14:textId="77777777" w:rsidR="004264D4" w:rsidRDefault="004264D4" w:rsidP="004264D4">
            <w:pPr>
              <w:pStyle w:val="Body1"/>
              <w:rPr>
                <w:ins w:id="234" w:author="Jacqueline Hills" w:date="2024-02-09T16:40:00Z"/>
                <w:sz w:val="20"/>
                <w:szCs w:val="20"/>
              </w:rPr>
            </w:pPr>
            <w:ins w:id="235" w:author="Jacqueline Hills" w:date="2024-02-09T16:40:00Z">
              <w:r>
                <w:rPr>
                  <w:sz w:val="20"/>
                  <w:szCs w:val="20"/>
                </w:rPr>
                <w:t>Hampshire</w:t>
              </w:r>
            </w:ins>
          </w:p>
          <w:p w14:paraId="4EF60388" w14:textId="77777777" w:rsidR="004264D4" w:rsidRDefault="004264D4" w:rsidP="004264D4">
            <w:pPr>
              <w:pStyle w:val="Body1"/>
              <w:rPr>
                <w:ins w:id="236" w:author="Jacqueline Hills" w:date="2024-02-09T16:40:00Z"/>
                <w:sz w:val="20"/>
                <w:szCs w:val="20"/>
              </w:rPr>
            </w:pPr>
            <w:ins w:id="237" w:author="Jacqueline Hills" w:date="2024-02-09T16:40:00Z">
              <w:r>
                <w:rPr>
                  <w:sz w:val="20"/>
                  <w:szCs w:val="20"/>
                </w:rPr>
                <w:t>SO21 3HB</w:t>
              </w:r>
            </w:ins>
          </w:p>
          <w:p w14:paraId="4EF269EC" w14:textId="77777777" w:rsidR="004264D4" w:rsidRDefault="004264D4" w:rsidP="004264D4">
            <w:pPr>
              <w:pStyle w:val="Body1"/>
              <w:rPr>
                <w:ins w:id="238" w:author="Jacqueline Hills" w:date="2024-02-09T16:40:00Z"/>
                <w:sz w:val="20"/>
                <w:szCs w:val="20"/>
              </w:rPr>
            </w:pPr>
            <w:ins w:id="239" w:author="Jacqueline Hills" w:date="2024-02-09T16:40:00Z">
              <w:r w:rsidRPr="00E96D99">
                <w:rPr>
                  <w:sz w:val="20"/>
                  <w:szCs w:val="20"/>
                </w:rPr>
                <w:t>Email:</w:t>
              </w:r>
            </w:ins>
          </w:p>
          <w:p w14:paraId="0DD9FE52" w14:textId="44D663B1" w:rsidR="004264D4" w:rsidRPr="00E96D99" w:rsidDel="00D5074E" w:rsidRDefault="004264D4" w:rsidP="004264D4">
            <w:pPr>
              <w:pStyle w:val="Body1"/>
              <w:rPr>
                <w:del w:id="240" w:author="Jacqueline Hills" w:date="2024-02-09T16:40:00Z"/>
                <w:sz w:val="20"/>
                <w:szCs w:val="20"/>
              </w:rPr>
            </w:pPr>
            <w:ins w:id="241" w:author="Jacqueline Hills" w:date="2024-02-09T16:40:00Z">
              <w:r>
                <w:rPr>
                  <w:sz w:val="20"/>
                  <w:szCs w:val="20"/>
                </w:rPr>
                <w:t>David.moulton@erismedia.co.uk</w:t>
              </w:r>
              <w:r w:rsidRPr="00E96D99">
                <w:rPr>
                  <w:sz w:val="20"/>
                  <w:szCs w:val="20"/>
                </w:rPr>
                <w:t xml:space="preserve"> </w:t>
              </w:r>
            </w:ins>
            <w:del w:id="242" w:author="Jacqueline Hills" w:date="2024-02-09T16:40:00Z">
              <w:r w:rsidRPr="00E96D99" w:rsidDel="00D5074E">
                <w:rPr>
                  <w:sz w:val="20"/>
                  <w:szCs w:val="20"/>
                </w:rPr>
                <w:delText>[ADDRESS]</w:delText>
              </w:r>
            </w:del>
          </w:p>
          <w:p w14:paraId="7EFE3A92" w14:textId="4572DA26" w:rsidR="004264D4" w:rsidRPr="00E96D99" w:rsidRDefault="004264D4" w:rsidP="004264D4">
            <w:pPr>
              <w:pStyle w:val="Body1"/>
              <w:rPr>
                <w:sz w:val="20"/>
                <w:szCs w:val="20"/>
              </w:rPr>
            </w:pPr>
            <w:del w:id="243" w:author="Jacqueline Hills" w:date="2024-02-09T16:40:00Z">
              <w:r w:rsidRPr="00E96D99" w:rsidDel="00D5074E">
                <w:rPr>
                  <w:sz w:val="20"/>
                  <w:szCs w:val="20"/>
                </w:rPr>
                <w:delText>[Email: [EMAIL ADDRESS]]</w:delText>
              </w:r>
            </w:del>
          </w:p>
        </w:tc>
        <w:tc>
          <w:tcPr>
            <w:tcW w:w="1661" w:type="dxa"/>
          </w:tcPr>
          <w:p w14:paraId="7A19E860" w14:textId="77777777" w:rsidR="004264D4" w:rsidRDefault="004264D4" w:rsidP="004264D4">
            <w:pPr>
              <w:pStyle w:val="Body1"/>
              <w:rPr>
                <w:sz w:val="20"/>
                <w:szCs w:val="20"/>
              </w:rPr>
            </w:pPr>
            <w:r>
              <w:rPr>
                <w:sz w:val="20"/>
                <w:szCs w:val="20"/>
              </w:rPr>
              <w:t>A Share</w:t>
            </w:r>
            <w:r w:rsidRPr="00E96D99">
              <w:rPr>
                <w:sz w:val="20"/>
                <w:szCs w:val="20"/>
              </w:rPr>
              <w:t xml:space="preserve"> </w:t>
            </w:r>
          </w:p>
          <w:p w14:paraId="4EF495F2" w14:textId="77777777" w:rsidR="004264D4" w:rsidRPr="00E96D99" w:rsidRDefault="004264D4" w:rsidP="004264D4">
            <w:pPr>
              <w:pStyle w:val="Body1"/>
              <w:rPr>
                <w:sz w:val="20"/>
                <w:szCs w:val="20"/>
              </w:rPr>
            </w:pPr>
          </w:p>
        </w:tc>
        <w:tc>
          <w:tcPr>
            <w:tcW w:w="1661" w:type="dxa"/>
          </w:tcPr>
          <w:p w14:paraId="1829547C" w14:textId="77777777" w:rsidR="004264D4" w:rsidRPr="00E96D99" w:rsidRDefault="004264D4" w:rsidP="004264D4">
            <w:pPr>
              <w:pStyle w:val="Body1"/>
              <w:rPr>
                <w:sz w:val="20"/>
                <w:szCs w:val="20"/>
              </w:rPr>
            </w:pPr>
            <w:r>
              <w:rPr>
                <w:sz w:val="20"/>
                <w:szCs w:val="20"/>
              </w:rPr>
              <w:t>25</w:t>
            </w:r>
          </w:p>
        </w:tc>
      </w:tr>
      <w:tr w:rsidR="004264D4" w14:paraId="60F1C5F0" w14:textId="77777777" w:rsidTr="004264D4">
        <w:tc>
          <w:tcPr>
            <w:tcW w:w="1661" w:type="dxa"/>
          </w:tcPr>
          <w:p w14:paraId="444E43B4" w14:textId="77777777" w:rsidR="004264D4" w:rsidRPr="00E96D99" w:rsidRDefault="004264D4" w:rsidP="004264D4">
            <w:pPr>
              <w:pStyle w:val="Body1"/>
              <w:rPr>
                <w:sz w:val="20"/>
                <w:szCs w:val="20"/>
              </w:rPr>
            </w:pPr>
            <w:r w:rsidRPr="00E96D99">
              <w:rPr>
                <w:sz w:val="20"/>
                <w:szCs w:val="20"/>
              </w:rPr>
              <w:t xml:space="preserve">James </w:t>
            </w:r>
            <w:proofErr w:type="spellStart"/>
            <w:r w:rsidRPr="00E96D99">
              <w:rPr>
                <w:sz w:val="20"/>
                <w:szCs w:val="20"/>
              </w:rPr>
              <w:t>Tuttiett</w:t>
            </w:r>
            <w:proofErr w:type="spellEnd"/>
            <w:r w:rsidRPr="00E96D99">
              <w:rPr>
                <w:sz w:val="20"/>
                <w:szCs w:val="20"/>
              </w:rPr>
              <w:t xml:space="preserve"> </w:t>
            </w:r>
          </w:p>
        </w:tc>
        <w:tc>
          <w:tcPr>
            <w:tcW w:w="3323" w:type="dxa"/>
          </w:tcPr>
          <w:p w14:paraId="1E8D7F22" w14:textId="77777777" w:rsidR="004264D4" w:rsidRDefault="004264D4" w:rsidP="004264D4">
            <w:pPr>
              <w:pStyle w:val="Body1"/>
              <w:rPr>
                <w:ins w:id="244" w:author="Jacqueline Hills" w:date="2024-02-09T16:40:00Z"/>
                <w:sz w:val="20"/>
                <w:szCs w:val="20"/>
              </w:rPr>
            </w:pPr>
            <w:ins w:id="245" w:author="Jacqueline Hills" w:date="2024-02-09T16:40:00Z">
              <w:r>
                <w:rPr>
                  <w:sz w:val="20"/>
                  <w:szCs w:val="20"/>
                </w:rPr>
                <w:t>Northbrook Farmhouse,</w:t>
              </w:r>
            </w:ins>
          </w:p>
          <w:p w14:paraId="3552FBA4" w14:textId="77777777" w:rsidR="004264D4" w:rsidRDefault="004264D4" w:rsidP="004264D4">
            <w:pPr>
              <w:pStyle w:val="Body1"/>
              <w:rPr>
                <w:ins w:id="246" w:author="Jacqueline Hills" w:date="2024-02-09T16:40:00Z"/>
                <w:sz w:val="20"/>
                <w:szCs w:val="20"/>
              </w:rPr>
            </w:pPr>
            <w:ins w:id="247" w:author="Jacqueline Hills" w:date="2024-02-09T16:40:00Z">
              <w:r>
                <w:rPr>
                  <w:sz w:val="20"/>
                  <w:szCs w:val="20"/>
                </w:rPr>
                <w:t>Beeches Hill</w:t>
              </w:r>
            </w:ins>
          </w:p>
          <w:p w14:paraId="4B8C9693" w14:textId="77777777" w:rsidR="004264D4" w:rsidRDefault="004264D4" w:rsidP="004264D4">
            <w:pPr>
              <w:pStyle w:val="Body1"/>
              <w:rPr>
                <w:ins w:id="248" w:author="Jacqueline Hills" w:date="2024-02-09T16:40:00Z"/>
                <w:sz w:val="20"/>
                <w:szCs w:val="20"/>
              </w:rPr>
            </w:pPr>
            <w:ins w:id="249" w:author="Jacqueline Hills" w:date="2024-02-09T16:40:00Z">
              <w:r>
                <w:rPr>
                  <w:sz w:val="20"/>
                  <w:szCs w:val="20"/>
                </w:rPr>
                <w:t>Bishops Waltham</w:t>
              </w:r>
            </w:ins>
          </w:p>
          <w:p w14:paraId="6B7950A1" w14:textId="77777777" w:rsidR="004264D4" w:rsidRDefault="004264D4" w:rsidP="004264D4">
            <w:pPr>
              <w:pStyle w:val="Body1"/>
              <w:rPr>
                <w:ins w:id="250" w:author="Jacqueline Hills" w:date="2024-02-09T16:40:00Z"/>
                <w:sz w:val="20"/>
                <w:szCs w:val="20"/>
              </w:rPr>
            </w:pPr>
            <w:ins w:id="251" w:author="Jacqueline Hills" w:date="2024-02-09T16:40:00Z">
              <w:r>
                <w:rPr>
                  <w:sz w:val="20"/>
                  <w:szCs w:val="20"/>
                </w:rPr>
                <w:lastRenderedPageBreak/>
                <w:t>Hampshire</w:t>
              </w:r>
            </w:ins>
          </w:p>
          <w:p w14:paraId="2817186A" w14:textId="77777777" w:rsidR="004264D4" w:rsidRPr="00E96D99" w:rsidRDefault="004264D4" w:rsidP="004264D4">
            <w:pPr>
              <w:pStyle w:val="Body1"/>
              <w:rPr>
                <w:ins w:id="252" w:author="Jacqueline Hills" w:date="2024-02-09T16:40:00Z"/>
                <w:sz w:val="20"/>
                <w:szCs w:val="20"/>
              </w:rPr>
            </w:pPr>
            <w:ins w:id="253" w:author="Jacqueline Hills" w:date="2024-02-09T16:40:00Z">
              <w:r>
                <w:rPr>
                  <w:sz w:val="20"/>
                  <w:szCs w:val="20"/>
                </w:rPr>
                <w:t>SO32 1FB</w:t>
              </w:r>
            </w:ins>
          </w:p>
          <w:p w14:paraId="0988182D" w14:textId="191071F4" w:rsidR="004264D4" w:rsidRPr="00E96D99" w:rsidDel="00D32554" w:rsidRDefault="004264D4" w:rsidP="004264D4">
            <w:pPr>
              <w:pStyle w:val="Body1"/>
              <w:rPr>
                <w:del w:id="254" w:author="Jacqueline Hills" w:date="2024-02-09T16:40:00Z"/>
                <w:sz w:val="20"/>
                <w:szCs w:val="20"/>
              </w:rPr>
            </w:pPr>
            <w:ins w:id="255" w:author="Jacqueline Hills" w:date="2024-02-09T16:40:00Z">
              <w:r w:rsidRPr="00E96D99">
                <w:rPr>
                  <w:sz w:val="20"/>
                  <w:szCs w:val="20"/>
                </w:rPr>
                <w:t>Email:</w:t>
              </w:r>
              <w:r>
                <w:rPr>
                  <w:sz w:val="20"/>
                  <w:szCs w:val="20"/>
                </w:rPr>
                <w:t xml:space="preserve"> jtuttiett@penultcp.co.uk</w:t>
              </w:r>
            </w:ins>
            <w:del w:id="256" w:author="Jacqueline Hills" w:date="2024-02-09T16:40:00Z">
              <w:r w:rsidRPr="00E96D99" w:rsidDel="00D32554">
                <w:rPr>
                  <w:sz w:val="20"/>
                  <w:szCs w:val="20"/>
                </w:rPr>
                <w:delText>[ADDRESS]</w:delText>
              </w:r>
            </w:del>
          </w:p>
          <w:p w14:paraId="45142A46" w14:textId="22B89735" w:rsidR="004264D4" w:rsidRPr="00E96D99" w:rsidRDefault="004264D4" w:rsidP="004264D4">
            <w:pPr>
              <w:pStyle w:val="Body1"/>
              <w:rPr>
                <w:sz w:val="20"/>
                <w:szCs w:val="20"/>
              </w:rPr>
            </w:pPr>
            <w:del w:id="257" w:author="Jacqueline Hills" w:date="2024-02-09T16:40:00Z">
              <w:r w:rsidRPr="00E96D99" w:rsidDel="00D32554">
                <w:rPr>
                  <w:sz w:val="20"/>
                  <w:szCs w:val="20"/>
                </w:rPr>
                <w:delText>[Email: [EMAIL ADDRESS]]</w:delText>
              </w:r>
            </w:del>
          </w:p>
        </w:tc>
        <w:tc>
          <w:tcPr>
            <w:tcW w:w="1661" w:type="dxa"/>
          </w:tcPr>
          <w:p w14:paraId="31A6948D" w14:textId="77777777" w:rsidR="004264D4" w:rsidRPr="00E96D99" w:rsidRDefault="004264D4" w:rsidP="004264D4">
            <w:pPr>
              <w:pStyle w:val="Body1"/>
              <w:rPr>
                <w:sz w:val="20"/>
                <w:szCs w:val="20"/>
              </w:rPr>
            </w:pPr>
            <w:r>
              <w:rPr>
                <w:sz w:val="20"/>
                <w:szCs w:val="20"/>
              </w:rPr>
              <w:lastRenderedPageBreak/>
              <w:t>A Share</w:t>
            </w:r>
            <w:r w:rsidRPr="00E96D99">
              <w:rPr>
                <w:sz w:val="20"/>
                <w:szCs w:val="20"/>
              </w:rPr>
              <w:t xml:space="preserve"> </w:t>
            </w:r>
          </w:p>
        </w:tc>
        <w:tc>
          <w:tcPr>
            <w:tcW w:w="1661" w:type="dxa"/>
          </w:tcPr>
          <w:p w14:paraId="5E9DA5E2" w14:textId="77777777" w:rsidR="004264D4" w:rsidRPr="00E96D99" w:rsidRDefault="004264D4" w:rsidP="004264D4">
            <w:pPr>
              <w:pStyle w:val="Body1"/>
              <w:rPr>
                <w:sz w:val="20"/>
                <w:szCs w:val="20"/>
              </w:rPr>
            </w:pPr>
            <w:r w:rsidRPr="00E96D99">
              <w:rPr>
                <w:sz w:val="20"/>
                <w:szCs w:val="20"/>
              </w:rPr>
              <w:t>25</w:t>
            </w:r>
          </w:p>
        </w:tc>
      </w:tr>
      <w:tr w:rsidR="00B82295" w14:paraId="0DE20EC8" w14:textId="77777777" w:rsidTr="004264D4">
        <w:tc>
          <w:tcPr>
            <w:tcW w:w="6645" w:type="dxa"/>
            <w:gridSpan w:val="3"/>
          </w:tcPr>
          <w:p w14:paraId="3643652D" w14:textId="77777777" w:rsidR="002B04A9" w:rsidRPr="00E96D99" w:rsidRDefault="00211ADE" w:rsidP="002B04A9">
            <w:pPr>
              <w:pStyle w:val="Body1"/>
              <w:rPr>
                <w:b/>
                <w:bCs/>
                <w:sz w:val="20"/>
                <w:szCs w:val="20"/>
              </w:rPr>
            </w:pPr>
            <w:r w:rsidRPr="00E96D99">
              <w:rPr>
                <w:b/>
                <w:bCs/>
                <w:sz w:val="20"/>
                <w:szCs w:val="20"/>
              </w:rPr>
              <w:t>TOTAL</w:t>
            </w:r>
          </w:p>
        </w:tc>
        <w:tc>
          <w:tcPr>
            <w:tcW w:w="1661" w:type="dxa"/>
          </w:tcPr>
          <w:p w14:paraId="528D32C8" w14:textId="77777777" w:rsidR="002B04A9" w:rsidRPr="00E96D99" w:rsidRDefault="00211ADE" w:rsidP="002B04A9">
            <w:pPr>
              <w:pStyle w:val="Body1"/>
              <w:rPr>
                <w:b/>
                <w:bCs/>
                <w:sz w:val="20"/>
                <w:szCs w:val="20"/>
              </w:rPr>
            </w:pPr>
            <w:r>
              <w:rPr>
                <w:b/>
                <w:bCs/>
                <w:sz w:val="20"/>
                <w:szCs w:val="20"/>
              </w:rPr>
              <w:t>150</w:t>
            </w:r>
          </w:p>
        </w:tc>
      </w:tr>
    </w:tbl>
    <w:p w14:paraId="345DC641" w14:textId="77777777" w:rsidR="00E96D99" w:rsidRPr="00E96D99" w:rsidRDefault="00211ADE" w:rsidP="00537808">
      <w:pPr>
        <w:pStyle w:val="CommercialScheduleTitle"/>
        <w:rPr>
          <w:sz w:val="20"/>
          <w:szCs w:val="20"/>
        </w:rPr>
      </w:pPr>
      <w:bookmarkStart w:id="258" w:name="a95042"/>
      <w:bookmarkStart w:id="259" w:name="_Toc445974012"/>
      <w:r w:rsidRPr="00E96D99">
        <w:rPr>
          <w:sz w:val="20"/>
          <w:szCs w:val="20"/>
        </w:rPr>
        <w:lastRenderedPageBreak/>
        <w:t xml:space="preserve"> </w:t>
      </w:r>
      <w:bookmarkStart w:id="260" w:name="_Toc158036014"/>
      <w:r w:rsidRPr="00E96D99">
        <w:rPr>
          <w:sz w:val="20"/>
          <w:szCs w:val="20"/>
        </w:rPr>
        <w:t>Particulars of the Company</w:t>
      </w:r>
      <w:bookmarkEnd w:id="260"/>
      <w:r w:rsidRPr="00E96D99">
        <w:rPr>
          <w:sz w:val="20"/>
          <w:szCs w:val="20"/>
        </w:rPr>
        <w:t xml:space="preserve"> </w:t>
      </w:r>
    </w:p>
    <w:p w14:paraId="0C8B7CEA" w14:textId="77777777" w:rsidR="00DA1ED2" w:rsidRDefault="00DA1ED2" w:rsidP="00DA1ED2">
      <w:pPr>
        <w:pStyle w:val="CommercialPartTitle"/>
        <w:rPr>
          <w:sz w:val="20"/>
          <w:szCs w:val="20"/>
        </w:rPr>
      </w:pPr>
    </w:p>
    <w:p w14:paraId="5E43D38E" w14:textId="77777777" w:rsidR="00E96D99" w:rsidRDefault="00211ADE" w:rsidP="00DA1ED2">
      <w:pPr>
        <w:pStyle w:val="CommercialPartTitle"/>
        <w:numPr>
          <w:ilvl w:val="0"/>
          <w:numId w:val="0"/>
        </w:numPr>
        <w:rPr>
          <w:sz w:val="20"/>
          <w:szCs w:val="20"/>
        </w:rPr>
      </w:pPr>
      <w:r w:rsidRPr="00E96D99">
        <w:rPr>
          <w:sz w:val="20"/>
          <w:szCs w:val="20"/>
        </w:rPr>
        <w:t>Particulars of the Company immediately before Completion</w:t>
      </w:r>
    </w:p>
    <w:tbl>
      <w:tblPr>
        <w:tblW w:w="5000" w:type="pct"/>
        <w:tblLook w:val="04A0" w:firstRow="1" w:lastRow="0" w:firstColumn="1" w:lastColumn="0" w:noHBand="0" w:noVBand="1"/>
      </w:tblPr>
      <w:tblGrid>
        <w:gridCol w:w="4153"/>
        <w:gridCol w:w="4154"/>
      </w:tblGrid>
      <w:tr w:rsidR="00B82295" w14:paraId="55CE0656" w14:textId="77777777" w:rsidTr="007E3C36">
        <w:tc>
          <w:tcPr>
            <w:tcW w:w="2500" w:type="pct"/>
            <w:tcBorders>
              <w:top w:val="nil"/>
              <w:left w:val="nil"/>
              <w:bottom w:val="nil"/>
              <w:right w:val="nil"/>
            </w:tcBorders>
          </w:tcPr>
          <w:p w14:paraId="6B17D16A" w14:textId="77777777" w:rsidR="00DA1ED2" w:rsidRPr="000C33D3" w:rsidRDefault="00211ADE" w:rsidP="007E3C36">
            <w:pPr>
              <w:pStyle w:val="Paragraph"/>
              <w:jc w:val="left"/>
              <w:rPr>
                <w:sz w:val="20"/>
              </w:rPr>
            </w:pPr>
            <w:r w:rsidRPr="000C33D3">
              <w:rPr>
                <w:sz w:val="20"/>
              </w:rPr>
              <w:t>Registered number:</w:t>
            </w:r>
          </w:p>
        </w:tc>
        <w:tc>
          <w:tcPr>
            <w:tcW w:w="2500" w:type="pct"/>
            <w:tcBorders>
              <w:top w:val="nil"/>
              <w:left w:val="nil"/>
              <w:bottom w:val="nil"/>
              <w:right w:val="nil"/>
            </w:tcBorders>
          </w:tcPr>
          <w:p w14:paraId="0BC9BFC1" w14:textId="77777777" w:rsidR="00DA1ED2" w:rsidRPr="00DA1ED2" w:rsidRDefault="00211ADE" w:rsidP="007E3C36">
            <w:pPr>
              <w:pStyle w:val="Paragraph"/>
              <w:jc w:val="left"/>
              <w:rPr>
                <w:sz w:val="20"/>
                <w:highlight w:val="yellow"/>
              </w:rPr>
            </w:pPr>
            <w:r w:rsidRPr="00A75DCE">
              <w:rPr>
                <w:sz w:val="20"/>
              </w:rPr>
              <w:t>14606919</w:t>
            </w:r>
          </w:p>
        </w:tc>
      </w:tr>
      <w:tr w:rsidR="00B82295" w14:paraId="5095EAB0" w14:textId="77777777" w:rsidTr="007E3C36">
        <w:tc>
          <w:tcPr>
            <w:tcW w:w="2500" w:type="pct"/>
            <w:tcBorders>
              <w:top w:val="nil"/>
              <w:left w:val="nil"/>
              <w:bottom w:val="nil"/>
              <w:right w:val="nil"/>
            </w:tcBorders>
          </w:tcPr>
          <w:p w14:paraId="5BD5E60F" w14:textId="77777777" w:rsidR="00DA1ED2" w:rsidRPr="000C33D3" w:rsidRDefault="00211ADE" w:rsidP="007E3C36">
            <w:pPr>
              <w:pStyle w:val="Paragraph"/>
              <w:jc w:val="left"/>
              <w:rPr>
                <w:sz w:val="20"/>
              </w:rPr>
            </w:pPr>
            <w:r w:rsidRPr="000C33D3">
              <w:rPr>
                <w:sz w:val="20"/>
              </w:rPr>
              <w:t>Registered office:</w:t>
            </w:r>
          </w:p>
        </w:tc>
        <w:tc>
          <w:tcPr>
            <w:tcW w:w="2500" w:type="pct"/>
            <w:tcBorders>
              <w:top w:val="nil"/>
              <w:left w:val="nil"/>
              <w:bottom w:val="nil"/>
              <w:right w:val="nil"/>
            </w:tcBorders>
          </w:tcPr>
          <w:p w14:paraId="37E7BEF7" w14:textId="77777777" w:rsidR="00DA1ED2" w:rsidRPr="00DA1ED2" w:rsidRDefault="00211ADE" w:rsidP="007E3C36">
            <w:pPr>
              <w:pStyle w:val="Paragraph"/>
              <w:jc w:val="left"/>
              <w:rPr>
                <w:sz w:val="20"/>
                <w:highlight w:val="yellow"/>
              </w:rPr>
            </w:pPr>
            <w:r w:rsidRPr="00D26D31">
              <w:rPr>
                <w:sz w:val="20"/>
              </w:rPr>
              <w:t xml:space="preserve">2nd Floor 32-33 </w:t>
            </w:r>
            <w:proofErr w:type="spellStart"/>
            <w:r w:rsidRPr="00D26D31">
              <w:rPr>
                <w:sz w:val="20"/>
              </w:rPr>
              <w:t>Gosfield</w:t>
            </w:r>
            <w:proofErr w:type="spellEnd"/>
            <w:r w:rsidRPr="00D26D31">
              <w:rPr>
                <w:sz w:val="20"/>
              </w:rPr>
              <w:t xml:space="preserve"> Street, Fitzrovia, London, England, W1W 6HL</w:t>
            </w:r>
          </w:p>
        </w:tc>
      </w:tr>
      <w:tr w:rsidR="00B82295" w14:paraId="258C80B7" w14:textId="77777777" w:rsidTr="007E3C36">
        <w:tc>
          <w:tcPr>
            <w:tcW w:w="2500" w:type="pct"/>
            <w:tcBorders>
              <w:top w:val="nil"/>
              <w:left w:val="nil"/>
              <w:bottom w:val="nil"/>
              <w:right w:val="nil"/>
            </w:tcBorders>
          </w:tcPr>
          <w:p w14:paraId="22593D6D" w14:textId="77777777" w:rsidR="00DA1ED2" w:rsidRPr="000C33D3" w:rsidRDefault="00211ADE" w:rsidP="007E3C36">
            <w:pPr>
              <w:pStyle w:val="Paragraph"/>
              <w:jc w:val="left"/>
              <w:rPr>
                <w:sz w:val="20"/>
              </w:rPr>
            </w:pPr>
            <w:r w:rsidRPr="000C33D3">
              <w:rPr>
                <w:sz w:val="20"/>
              </w:rPr>
              <w:t>Directors:</w:t>
            </w:r>
          </w:p>
        </w:tc>
        <w:tc>
          <w:tcPr>
            <w:tcW w:w="2500" w:type="pct"/>
            <w:tcBorders>
              <w:top w:val="nil"/>
              <w:left w:val="nil"/>
              <w:bottom w:val="nil"/>
              <w:right w:val="nil"/>
            </w:tcBorders>
          </w:tcPr>
          <w:p w14:paraId="5496501E" w14:textId="77777777" w:rsidR="00DA1ED2" w:rsidRPr="000C33D3" w:rsidRDefault="00211ADE" w:rsidP="007E3C36">
            <w:pPr>
              <w:pStyle w:val="Paragraph"/>
              <w:jc w:val="left"/>
              <w:rPr>
                <w:sz w:val="20"/>
              </w:rPr>
            </w:pPr>
            <w:r>
              <w:rPr>
                <w:sz w:val="20"/>
              </w:rPr>
              <w:t>Owen Thomas</w:t>
            </w:r>
          </w:p>
        </w:tc>
      </w:tr>
      <w:tr w:rsidR="00B82295" w14:paraId="12EA302E" w14:textId="77777777" w:rsidTr="007E3C36">
        <w:tc>
          <w:tcPr>
            <w:tcW w:w="2500" w:type="pct"/>
            <w:tcBorders>
              <w:top w:val="nil"/>
              <w:left w:val="nil"/>
              <w:bottom w:val="nil"/>
              <w:right w:val="nil"/>
            </w:tcBorders>
          </w:tcPr>
          <w:p w14:paraId="1A32C2F3" w14:textId="77777777" w:rsidR="00DA1ED2" w:rsidRPr="000C33D3" w:rsidRDefault="00211ADE" w:rsidP="007E3C36">
            <w:pPr>
              <w:pStyle w:val="Paragraph"/>
              <w:jc w:val="left"/>
              <w:rPr>
                <w:sz w:val="20"/>
              </w:rPr>
            </w:pPr>
            <w:r w:rsidRPr="000C33D3">
              <w:rPr>
                <w:sz w:val="20"/>
              </w:rPr>
              <w:t>Secretary:</w:t>
            </w:r>
          </w:p>
        </w:tc>
        <w:tc>
          <w:tcPr>
            <w:tcW w:w="2500" w:type="pct"/>
            <w:tcBorders>
              <w:top w:val="nil"/>
              <w:left w:val="nil"/>
              <w:bottom w:val="nil"/>
              <w:right w:val="nil"/>
            </w:tcBorders>
          </w:tcPr>
          <w:p w14:paraId="286DAF48" w14:textId="77777777" w:rsidR="00DA1ED2" w:rsidRPr="000C33D3" w:rsidRDefault="00211ADE" w:rsidP="007E3C36">
            <w:pPr>
              <w:pStyle w:val="Paragraph"/>
              <w:jc w:val="left"/>
              <w:rPr>
                <w:sz w:val="20"/>
              </w:rPr>
            </w:pPr>
            <w:r>
              <w:rPr>
                <w:sz w:val="20"/>
              </w:rPr>
              <w:t>None</w:t>
            </w:r>
          </w:p>
        </w:tc>
      </w:tr>
      <w:tr w:rsidR="00B82295" w14:paraId="4BC40421" w14:textId="77777777" w:rsidTr="007E3C36">
        <w:tc>
          <w:tcPr>
            <w:tcW w:w="2500" w:type="pct"/>
            <w:tcBorders>
              <w:top w:val="nil"/>
              <w:left w:val="nil"/>
              <w:bottom w:val="nil"/>
              <w:right w:val="nil"/>
            </w:tcBorders>
          </w:tcPr>
          <w:p w14:paraId="3D471214" w14:textId="77777777" w:rsidR="00DA1ED2" w:rsidRPr="000C33D3" w:rsidRDefault="00211ADE" w:rsidP="007E3C36">
            <w:pPr>
              <w:pStyle w:val="Paragraph"/>
              <w:jc w:val="left"/>
              <w:rPr>
                <w:sz w:val="20"/>
              </w:rPr>
            </w:pPr>
            <w:r w:rsidRPr="000C33D3">
              <w:rPr>
                <w:sz w:val="20"/>
              </w:rPr>
              <w:t>Accounting reference date:</w:t>
            </w:r>
          </w:p>
        </w:tc>
        <w:tc>
          <w:tcPr>
            <w:tcW w:w="2500" w:type="pct"/>
            <w:tcBorders>
              <w:top w:val="nil"/>
              <w:left w:val="nil"/>
              <w:bottom w:val="nil"/>
              <w:right w:val="nil"/>
            </w:tcBorders>
          </w:tcPr>
          <w:p w14:paraId="6A8D5A09" w14:textId="77777777" w:rsidR="00DA1ED2" w:rsidRPr="000C33D3" w:rsidRDefault="00211ADE" w:rsidP="007E3C36">
            <w:pPr>
              <w:pStyle w:val="Paragraph"/>
              <w:jc w:val="left"/>
              <w:rPr>
                <w:sz w:val="20"/>
              </w:rPr>
            </w:pPr>
            <w:r w:rsidRPr="00965375">
              <w:rPr>
                <w:sz w:val="20"/>
              </w:rPr>
              <w:t>31 January 2024</w:t>
            </w:r>
          </w:p>
        </w:tc>
      </w:tr>
      <w:tr w:rsidR="00B82295" w14:paraId="577C4917" w14:textId="77777777" w:rsidTr="007E3C36">
        <w:tc>
          <w:tcPr>
            <w:tcW w:w="2500" w:type="pct"/>
            <w:tcBorders>
              <w:top w:val="nil"/>
              <w:left w:val="nil"/>
              <w:bottom w:val="nil"/>
              <w:right w:val="nil"/>
            </w:tcBorders>
          </w:tcPr>
          <w:p w14:paraId="39DF3F4E" w14:textId="77777777" w:rsidR="00DA1ED2" w:rsidRPr="000C33D3" w:rsidRDefault="00211ADE" w:rsidP="007E3C36">
            <w:pPr>
              <w:pStyle w:val="Paragraph"/>
              <w:jc w:val="left"/>
              <w:rPr>
                <w:sz w:val="20"/>
              </w:rPr>
            </w:pPr>
            <w:r w:rsidRPr="000C33D3">
              <w:rPr>
                <w:sz w:val="20"/>
              </w:rPr>
              <w:t>Charges:</w:t>
            </w:r>
          </w:p>
        </w:tc>
        <w:tc>
          <w:tcPr>
            <w:tcW w:w="2500" w:type="pct"/>
            <w:tcBorders>
              <w:top w:val="nil"/>
              <w:left w:val="nil"/>
              <w:bottom w:val="nil"/>
              <w:right w:val="nil"/>
            </w:tcBorders>
          </w:tcPr>
          <w:p w14:paraId="448C5A98" w14:textId="77777777" w:rsidR="00DA1ED2" w:rsidRPr="00C64AE3" w:rsidRDefault="00211ADE" w:rsidP="007E3C36">
            <w:pPr>
              <w:pStyle w:val="Paragraph"/>
              <w:jc w:val="left"/>
              <w:rPr>
                <w:sz w:val="20"/>
              </w:rPr>
            </w:pPr>
            <w:r w:rsidRPr="00C64AE3">
              <w:rPr>
                <w:sz w:val="20"/>
              </w:rPr>
              <w:t>None</w:t>
            </w:r>
          </w:p>
        </w:tc>
      </w:tr>
      <w:tr w:rsidR="00B82295" w14:paraId="1F35E7ED" w14:textId="77777777" w:rsidTr="007E3C36">
        <w:tc>
          <w:tcPr>
            <w:tcW w:w="2500" w:type="pct"/>
            <w:tcBorders>
              <w:top w:val="nil"/>
              <w:left w:val="nil"/>
              <w:bottom w:val="nil"/>
              <w:right w:val="nil"/>
            </w:tcBorders>
          </w:tcPr>
          <w:p w14:paraId="560CE952" w14:textId="77777777" w:rsidR="00DA1ED2" w:rsidRPr="000C33D3" w:rsidRDefault="00211ADE" w:rsidP="007E3C36">
            <w:pPr>
              <w:pStyle w:val="Paragraph"/>
              <w:jc w:val="left"/>
              <w:rPr>
                <w:sz w:val="20"/>
              </w:rPr>
            </w:pPr>
            <w:r w:rsidRPr="000C33D3">
              <w:rPr>
                <w:sz w:val="20"/>
              </w:rPr>
              <w:t>Issued share capital:</w:t>
            </w:r>
          </w:p>
        </w:tc>
        <w:tc>
          <w:tcPr>
            <w:tcW w:w="2500" w:type="pct"/>
            <w:tcBorders>
              <w:top w:val="nil"/>
              <w:left w:val="nil"/>
              <w:bottom w:val="nil"/>
              <w:right w:val="nil"/>
            </w:tcBorders>
          </w:tcPr>
          <w:p w14:paraId="485FD331" w14:textId="77777777" w:rsidR="00DA1ED2" w:rsidRPr="00C64AE3" w:rsidRDefault="00211ADE" w:rsidP="007E3C36">
            <w:pPr>
              <w:pStyle w:val="Paragraph"/>
              <w:jc w:val="left"/>
              <w:rPr>
                <w:sz w:val="20"/>
              </w:rPr>
            </w:pPr>
            <w:r>
              <w:rPr>
                <w:sz w:val="20"/>
              </w:rPr>
              <w:t>1</w:t>
            </w:r>
            <w:r w:rsidRPr="00C64AE3">
              <w:rPr>
                <w:sz w:val="20"/>
              </w:rPr>
              <w:t xml:space="preserve"> ordinary shares of </w:t>
            </w:r>
            <w:r>
              <w:rPr>
                <w:sz w:val="20"/>
              </w:rPr>
              <w:t>£1.00</w:t>
            </w:r>
            <w:r w:rsidRPr="00C64AE3">
              <w:rPr>
                <w:sz w:val="20"/>
              </w:rPr>
              <w:t xml:space="preserve"> each, legally and beneficially held as set out in</w:t>
            </w:r>
            <w:r>
              <w:rPr>
                <w:sz w:val="20"/>
              </w:rPr>
              <w:t xml:space="preserve"> Part 1 of</w:t>
            </w:r>
            <w:r w:rsidRPr="00C64AE3">
              <w:rPr>
                <w:sz w:val="20"/>
              </w:rPr>
              <w:t xml:space="preserve"> Schedule 1</w:t>
            </w:r>
          </w:p>
        </w:tc>
      </w:tr>
    </w:tbl>
    <w:p w14:paraId="720F42DD" w14:textId="77777777" w:rsidR="00FA59FF" w:rsidRPr="00FA59FF" w:rsidRDefault="00FA59FF" w:rsidP="00FA59FF">
      <w:pPr>
        <w:pStyle w:val="PartSubtitle"/>
        <w:jc w:val="left"/>
      </w:pPr>
    </w:p>
    <w:p w14:paraId="4E851B56" w14:textId="77777777" w:rsidR="00E96D99" w:rsidRPr="00E96D99" w:rsidRDefault="00E96D99" w:rsidP="00E96D99">
      <w:pPr>
        <w:rPr>
          <w:sz w:val="20"/>
          <w:lang w:eastAsia="en-GB"/>
        </w:rPr>
      </w:pPr>
    </w:p>
    <w:p w14:paraId="6376803E" w14:textId="77777777" w:rsidR="00DA1ED2" w:rsidRDefault="00DA1ED2" w:rsidP="00DA1ED2">
      <w:pPr>
        <w:pStyle w:val="CommercialPartTitle"/>
        <w:rPr>
          <w:sz w:val="20"/>
          <w:szCs w:val="20"/>
        </w:rPr>
      </w:pPr>
    </w:p>
    <w:p w14:paraId="5422A7BC" w14:textId="59420A2A" w:rsidR="00E96D99" w:rsidRPr="00DA1ED2" w:rsidRDefault="00211ADE" w:rsidP="00DA1ED2">
      <w:pPr>
        <w:pStyle w:val="CommercialPartTitle"/>
        <w:numPr>
          <w:ilvl w:val="0"/>
          <w:numId w:val="0"/>
        </w:numPr>
        <w:rPr>
          <w:sz w:val="20"/>
          <w:szCs w:val="20"/>
        </w:rPr>
      </w:pPr>
      <w:proofErr w:type="gramStart"/>
      <w:r w:rsidRPr="00DA1ED2">
        <w:rPr>
          <w:sz w:val="20"/>
          <w:szCs w:val="20"/>
        </w:rPr>
        <w:t>Particulars of</w:t>
      </w:r>
      <w:proofErr w:type="gramEnd"/>
      <w:r w:rsidRPr="00DA1ED2">
        <w:rPr>
          <w:sz w:val="20"/>
          <w:szCs w:val="20"/>
        </w:rPr>
        <w:t xml:space="preserve"> the Company a</w:t>
      </w:r>
      <w:r w:rsidR="004349F2">
        <w:rPr>
          <w:sz w:val="20"/>
          <w:szCs w:val="20"/>
        </w:rPr>
        <w:t>s at</w:t>
      </w:r>
      <w:r w:rsidRPr="00DA1ED2">
        <w:rPr>
          <w:sz w:val="20"/>
          <w:szCs w:val="20"/>
        </w:rPr>
        <w:t xml:space="preserve"> completion</w:t>
      </w:r>
    </w:p>
    <w:tbl>
      <w:tblPr>
        <w:tblW w:w="5000" w:type="pct"/>
        <w:tblLook w:val="04A0" w:firstRow="1" w:lastRow="0" w:firstColumn="1" w:lastColumn="0" w:noHBand="0" w:noVBand="1"/>
      </w:tblPr>
      <w:tblGrid>
        <w:gridCol w:w="4153"/>
        <w:gridCol w:w="4154"/>
      </w:tblGrid>
      <w:tr w:rsidR="00B82295" w14:paraId="7454328A" w14:textId="77777777" w:rsidTr="007E3C36">
        <w:tc>
          <w:tcPr>
            <w:tcW w:w="2500" w:type="pct"/>
            <w:tcBorders>
              <w:top w:val="nil"/>
              <w:left w:val="nil"/>
              <w:bottom w:val="nil"/>
              <w:right w:val="nil"/>
            </w:tcBorders>
          </w:tcPr>
          <w:p w14:paraId="5089AFA3" w14:textId="77777777" w:rsidR="00DA1ED2" w:rsidRPr="000C33D3" w:rsidRDefault="00211ADE" w:rsidP="007E3C36">
            <w:pPr>
              <w:pStyle w:val="Paragraph"/>
              <w:jc w:val="left"/>
              <w:rPr>
                <w:sz w:val="20"/>
              </w:rPr>
            </w:pPr>
            <w:r w:rsidRPr="000C33D3">
              <w:rPr>
                <w:sz w:val="20"/>
              </w:rPr>
              <w:t>Registered number:</w:t>
            </w:r>
          </w:p>
        </w:tc>
        <w:tc>
          <w:tcPr>
            <w:tcW w:w="2500" w:type="pct"/>
            <w:tcBorders>
              <w:top w:val="nil"/>
              <w:left w:val="nil"/>
              <w:bottom w:val="nil"/>
              <w:right w:val="nil"/>
            </w:tcBorders>
          </w:tcPr>
          <w:p w14:paraId="4D23DFF9" w14:textId="77777777" w:rsidR="00DA1ED2" w:rsidRPr="00DA1ED2" w:rsidRDefault="00211ADE" w:rsidP="007E3C36">
            <w:pPr>
              <w:pStyle w:val="Paragraph"/>
              <w:jc w:val="left"/>
              <w:rPr>
                <w:sz w:val="20"/>
                <w:highlight w:val="yellow"/>
              </w:rPr>
            </w:pPr>
            <w:r w:rsidRPr="00A75DCE">
              <w:rPr>
                <w:sz w:val="20"/>
              </w:rPr>
              <w:t>14606919</w:t>
            </w:r>
          </w:p>
        </w:tc>
      </w:tr>
      <w:tr w:rsidR="00B82295" w14:paraId="2BB76C48" w14:textId="77777777" w:rsidTr="007E3C36">
        <w:tc>
          <w:tcPr>
            <w:tcW w:w="2500" w:type="pct"/>
            <w:tcBorders>
              <w:top w:val="nil"/>
              <w:left w:val="nil"/>
              <w:bottom w:val="nil"/>
              <w:right w:val="nil"/>
            </w:tcBorders>
          </w:tcPr>
          <w:p w14:paraId="5D23C53A" w14:textId="77777777" w:rsidR="00DA1ED2" w:rsidRPr="000C33D3" w:rsidRDefault="00211ADE" w:rsidP="007E3C36">
            <w:pPr>
              <w:pStyle w:val="Paragraph"/>
              <w:jc w:val="left"/>
              <w:rPr>
                <w:sz w:val="20"/>
              </w:rPr>
            </w:pPr>
            <w:r w:rsidRPr="000C33D3">
              <w:rPr>
                <w:sz w:val="20"/>
              </w:rPr>
              <w:t>Registered office:</w:t>
            </w:r>
          </w:p>
        </w:tc>
        <w:tc>
          <w:tcPr>
            <w:tcW w:w="2500" w:type="pct"/>
            <w:tcBorders>
              <w:top w:val="nil"/>
              <w:left w:val="nil"/>
              <w:bottom w:val="nil"/>
              <w:right w:val="nil"/>
            </w:tcBorders>
          </w:tcPr>
          <w:p w14:paraId="40522DE4" w14:textId="77777777" w:rsidR="00DA1ED2" w:rsidRPr="00DA1ED2" w:rsidRDefault="00211ADE" w:rsidP="007E3C36">
            <w:pPr>
              <w:pStyle w:val="Paragraph"/>
              <w:jc w:val="left"/>
              <w:rPr>
                <w:sz w:val="20"/>
                <w:highlight w:val="yellow"/>
              </w:rPr>
            </w:pPr>
            <w:r w:rsidRPr="00D26D31">
              <w:rPr>
                <w:sz w:val="20"/>
              </w:rPr>
              <w:t xml:space="preserve">2nd Floor 32-33 </w:t>
            </w:r>
            <w:proofErr w:type="spellStart"/>
            <w:r w:rsidRPr="00D26D31">
              <w:rPr>
                <w:sz w:val="20"/>
              </w:rPr>
              <w:t>Gosfield</w:t>
            </w:r>
            <w:proofErr w:type="spellEnd"/>
            <w:r w:rsidRPr="00D26D31">
              <w:rPr>
                <w:sz w:val="20"/>
              </w:rPr>
              <w:t xml:space="preserve"> Street, Fitzrovia, London, England, W1W 6HL</w:t>
            </w:r>
          </w:p>
        </w:tc>
      </w:tr>
      <w:tr w:rsidR="00B82295" w14:paraId="2D01BF7B" w14:textId="77777777" w:rsidTr="007E3C36">
        <w:tc>
          <w:tcPr>
            <w:tcW w:w="2500" w:type="pct"/>
            <w:tcBorders>
              <w:top w:val="nil"/>
              <w:left w:val="nil"/>
              <w:bottom w:val="nil"/>
              <w:right w:val="nil"/>
            </w:tcBorders>
          </w:tcPr>
          <w:p w14:paraId="36C1C193" w14:textId="77777777" w:rsidR="00DA1ED2" w:rsidRPr="000C33D3" w:rsidRDefault="00211ADE" w:rsidP="007E3C36">
            <w:pPr>
              <w:pStyle w:val="Paragraph"/>
              <w:jc w:val="left"/>
              <w:rPr>
                <w:sz w:val="20"/>
              </w:rPr>
            </w:pPr>
            <w:r w:rsidRPr="000C33D3">
              <w:rPr>
                <w:sz w:val="20"/>
              </w:rPr>
              <w:t>Director</w:t>
            </w:r>
            <w:r w:rsidR="00176DC7">
              <w:rPr>
                <w:sz w:val="20"/>
              </w:rPr>
              <w:t>s</w:t>
            </w:r>
            <w:r w:rsidRPr="000C33D3">
              <w:rPr>
                <w:sz w:val="20"/>
              </w:rPr>
              <w:t>:</w:t>
            </w:r>
          </w:p>
        </w:tc>
        <w:tc>
          <w:tcPr>
            <w:tcW w:w="2500" w:type="pct"/>
            <w:tcBorders>
              <w:top w:val="nil"/>
              <w:left w:val="nil"/>
              <w:bottom w:val="nil"/>
              <w:right w:val="nil"/>
            </w:tcBorders>
          </w:tcPr>
          <w:p w14:paraId="422BFFD1" w14:textId="77777777" w:rsidR="00DA1ED2" w:rsidRPr="000C33D3" w:rsidRDefault="00211ADE" w:rsidP="007E3C36">
            <w:pPr>
              <w:pStyle w:val="Paragraph"/>
              <w:jc w:val="left"/>
              <w:rPr>
                <w:sz w:val="20"/>
              </w:rPr>
            </w:pPr>
            <w:r>
              <w:rPr>
                <w:sz w:val="20"/>
              </w:rPr>
              <w:t>Owen Thomas</w:t>
            </w:r>
            <w:r w:rsidR="00176DC7">
              <w:rPr>
                <w:sz w:val="20"/>
              </w:rPr>
              <w:t xml:space="preserve"> and Anthony Hughes</w:t>
            </w:r>
          </w:p>
        </w:tc>
      </w:tr>
      <w:tr w:rsidR="00B82295" w14:paraId="1B7B7C11" w14:textId="77777777" w:rsidTr="007E3C36">
        <w:tc>
          <w:tcPr>
            <w:tcW w:w="2500" w:type="pct"/>
            <w:tcBorders>
              <w:top w:val="nil"/>
              <w:left w:val="nil"/>
              <w:bottom w:val="nil"/>
              <w:right w:val="nil"/>
            </w:tcBorders>
          </w:tcPr>
          <w:p w14:paraId="371BA142" w14:textId="77777777" w:rsidR="00DA1ED2" w:rsidRPr="000C33D3" w:rsidRDefault="00211ADE" w:rsidP="007E3C36">
            <w:pPr>
              <w:pStyle w:val="Paragraph"/>
              <w:jc w:val="left"/>
              <w:rPr>
                <w:sz w:val="20"/>
              </w:rPr>
            </w:pPr>
            <w:r w:rsidRPr="000C33D3">
              <w:rPr>
                <w:sz w:val="20"/>
              </w:rPr>
              <w:t>Secretary:</w:t>
            </w:r>
          </w:p>
        </w:tc>
        <w:tc>
          <w:tcPr>
            <w:tcW w:w="2500" w:type="pct"/>
            <w:tcBorders>
              <w:top w:val="nil"/>
              <w:left w:val="nil"/>
              <w:bottom w:val="nil"/>
              <w:right w:val="nil"/>
            </w:tcBorders>
          </w:tcPr>
          <w:p w14:paraId="3A063712" w14:textId="77777777" w:rsidR="00DA1ED2" w:rsidRPr="000C33D3" w:rsidRDefault="00211ADE" w:rsidP="007E3C36">
            <w:pPr>
              <w:pStyle w:val="Paragraph"/>
              <w:jc w:val="left"/>
              <w:rPr>
                <w:sz w:val="20"/>
              </w:rPr>
            </w:pPr>
            <w:r>
              <w:rPr>
                <w:sz w:val="20"/>
              </w:rPr>
              <w:t>None</w:t>
            </w:r>
          </w:p>
        </w:tc>
      </w:tr>
      <w:tr w:rsidR="00B82295" w14:paraId="104A59E1" w14:textId="77777777" w:rsidTr="007E3C36">
        <w:tc>
          <w:tcPr>
            <w:tcW w:w="2500" w:type="pct"/>
            <w:tcBorders>
              <w:top w:val="nil"/>
              <w:left w:val="nil"/>
              <w:bottom w:val="nil"/>
              <w:right w:val="nil"/>
            </w:tcBorders>
          </w:tcPr>
          <w:p w14:paraId="6B535970" w14:textId="77777777" w:rsidR="00DA1ED2" w:rsidRPr="000C33D3" w:rsidRDefault="00211ADE" w:rsidP="007E3C36">
            <w:pPr>
              <w:pStyle w:val="Paragraph"/>
              <w:jc w:val="left"/>
              <w:rPr>
                <w:sz w:val="20"/>
              </w:rPr>
            </w:pPr>
            <w:r w:rsidRPr="000C33D3">
              <w:rPr>
                <w:sz w:val="20"/>
              </w:rPr>
              <w:t>Accounting reference date:</w:t>
            </w:r>
          </w:p>
        </w:tc>
        <w:tc>
          <w:tcPr>
            <w:tcW w:w="2500" w:type="pct"/>
            <w:tcBorders>
              <w:top w:val="nil"/>
              <w:left w:val="nil"/>
              <w:bottom w:val="nil"/>
              <w:right w:val="nil"/>
            </w:tcBorders>
          </w:tcPr>
          <w:p w14:paraId="779AFF8A" w14:textId="77777777" w:rsidR="00DA1ED2" w:rsidRPr="000C33D3" w:rsidRDefault="00211ADE" w:rsidP="007E3C36">
            <w:pPr>
              <w:pStyle w:val="Paragraph"/>
              <w:jc w:val="left"/>
              <w:rPr>
                <w:sz w:val="20"/>
              </w:rPr>
            </w:pPr>
            <w:r w:rsidRPr="00965375">
              <w:rPr>
                <w:sz w:val="20"/>
              </w:rPr>
              <w:t>31 January 2024</w:t>
            </w:r>
          </w:p>
        </w:tc>
      </w:tr>
      <w:tr w:rsidR="00B82295" w14:paraId="2F50234A" w14:textId="77777777" w:rsidTr="007E3C36">
        <w:tc>
          <w:tcPr>
            <w:tcW w:w="2500" w:type="pct"/>
            <w:tcBorders>
              <w:top w:val="nil"/>
              <w:left w:val="nil"/>
              <w:bottom w:val="nil"/>
              <w:right w:val="nil"/>
            </w:tcBorders>
          </w:tcPr>
          <w:p w14:paraId="0F66D340" w14:textId="77777777" w:rsidR="00DA1ED2" w:rsidRPr="000C33D3" w:rsidRDefault="00211ADE" w:rsidP="007E3C36">
            <w:pPr>
              <w:pStyle w:val="Paragraph"/>
              <w:jc w:val="left"/>
              <w:rPr>
                <w:sz w:val="20"/>
              </w:rPr>
            </w:pPr>
            <w:r w:rsidRPr="000C33D3">
              <w:rPr>
                <w:sz w:val="20"/>
              </w:rPr>
              <w:t>Charges:</w:t>
            </w:r>
          </w:p>
        </w:tc>
        <w:tc>
          <w:tcPr>
            <w:tcW w:w="2500" w:type="pct"/>
            <w:tcBorders>
              <w:top w:val="nil"/>
              <w:left w:val="nil"/>
              <w:bottom w:val="nil"/>
              <w:right w:val="nil"/>
            </w:tcBorders>
          </w:tcPr>
          <w:p w14:paraId="76C2EECD" w14:textId="77777777" w:rsidR="00DA1ED2" w:rsidRPr="00C64AE3" w:rsidRDefault="00211ADE" w:rsidP="007E3C36">
            <w:pPr>
              <w:pStyle w:val="Paragraph"/>
              <w:jc w:val="left"/>
              <w:rPr>
                <w:sz w:val="20"/>
              </w:rPr>
            </w:pPr>
            <w:r w:rsidRPr="00C64AE3">
              <w:rPr>
                <w:sz w:val="20"/>
              </w:rPr>
              <w:t>None</w:t>
            </w:r>
          </w:p>
        </w:tc>
      </w:tr>
      <w:tr w:rsidR="00B82295" w14:paraId="74C3180C" w14:textId="77777777" w:rsidTr="007E3C36">
        <w:tc>
          <w:tcPr>
            <w:tcW w:w="2500" w:type="pct"/>
            <w:tcBorders>
              <w:top w:val="nil"/>
              <w:left w:val="nil"/>
              <w:bottom w:val="nil"/>
              <w:right w:val="nil"/>
            </w:tcBorders>
          </w:tcPr>
          <w:p w14:paraId="30668841" w14:textId="77777777" w:rsidR="00DA1ED2" w:rsidRPr="000C33D3" w:rsidRDefault="00211ADE" w:rsidP="007E3C36">
            <w:pPr>
              <w:pStyle w:val="Paragraph"/>
              <w:jc w:val="left"/>
              <w:rPr>
                <w:sz w:val="20"/>
              </w:rPr>
            </w:pPr>
            <w:r w:rsidRPr="000C33D3">
              <w:rPr>
                <w:sz w:val="20"/>
              </w:rPr>
              <w:t>Issued share capital:</w:t>
            </w:r>
          </w:p>
        </w:tc>
        <w:tc>
          <w:tcPr>
            <w:tcW w:w="2500" w:type="pct"/>
            <w:tcBorders>
              <w:top w:val="nil"/>
              <w:left w:val="nil"/>
              <w:bottom w:val="nil"/>
              <w:right w:val="nil"/>
            </w:tcBorders>
          </w:tcPr>
          <w:p w14:paraId="6885EC32" w14:textId="77777777" w:rsidR="00DA1ED2" w:rsidRPr="00C64AE3" w:rsidRDefault="00211ADE" w:rsidP="007E3C36">
            <w:pPr>
              <w:pStyle w:val="Paragraph"/>
              <w:jc w:val="left"/>
              <w:rPr>
                <w:sz w:val="20"/>
              </w:rPr>
            </w:pPr>
            <w:r>
              <w:rPr>
                <w:sz w:val="20"/>
              </w:rPr>
              <w:t xml:space="preserve">150 Shares </w:t>
            </w:r>
            <w:r w:rsidRPr="00C64AE3">
              <w:rPr>
                <w:sz w:val="20"/>
              </w:rPr>
              <w:t xml:space="preserve">of </w:t>
            </w:r>
            <w:r>
              <w:rPr>
                <w:sz w:val="20"/>
              </w:rPr>
              <w:t>£1.00</w:t>
            </w:r>
            <w:r w:rsidRPr="00C64AE3">
              <w:rPr>
                <w:sz w:val="20"/>
              </w:rPr>
              <w:t xml:space="preserve"> each</w:t>
            </w:r>
            <w:r>
              <w:rPr>
                <w:sz w:val="20"/>
              </w:rPr>
              <w:t xml:space="preserve"> </w:t>
            </w:r>
            <w:r w:rsidRPr="00C64AE3">
              <w:rPr>
                <w:sz w:val="20"/>
              </w:rPr>
              <w:t>legally and beneficially held as set out in</w:t>
            </w:r>
            <w:r>
              <w:rPr>
                <w:sz w:val="20"/>
              </w:rPr>
              <w:t xml:space="preserve"> Part 3 of</w:t>
            </w:r>
            <w:r w:rsidRPr="00C64AE3">
              <w:rPr>
                <w:sz w:val="20"/>
              </w:rPr>
              <w:t xml:space="preserve"> Schedule 1</w:t>
            </w:r>
          </w:p>
        </w:tc>
      </w:tr>
    </w:tbl>
    <w:p w14:paraId="7B7E750C" w14:textId="77777777" w:rsidR="00E96D99" w:rsidRPr="00E96D99" w:rsidRDefault="00E96D99" w:rsidP="00DA1ED2">
      <w:pPr>
        <w:pStyle w:val="ScheduleSubtitle"/>
        <w:jc w:val="both"/>
        <w:rPr>
          <w:sz w:val="20"/>
          <w:szCs w:val="20"/>
        </w:rPr>
      </w:pPr>
    </w:p>
    <w:p w14:paraId="3D5D54C1" w14:textId="77777777" w:rsidR="002A4156" w:rsidRPr="00560C55" w:rsidRDefault="00211ADE" w:rsidP="00537808">
      <w:pPr>
        <w:pStyle w:val="CommercialScheduleTitle"/>
        <w:rPr>
          <w:sz w:val="20"/>
          <w:szCs w:val="20"/>
        </w:rPr>
      </w:pPr>
      <w:r w:rsidRPr="00560C55">
        <w:rPr>
          <w:sz w:val="20"/>
          <w:szCs w:val="20"/>
        </w:rPr>
        <w:lastRenderedPageBreak/>
        <w:t xml:space="preserve"> </w:t>
      </w:r>
      <w:bookmarkStart w:id="261" w:name="_Ref142563720"/>
      <w:bookmarkStart w:id="262" w:name="_Ref142563733"/>
      <w:bookmarkStart w:id="263" w:name="_Ref142563752"/>
      <w:bookmarkStart w:id="264" w:name="_Toc158036015"/>
      <w:r w:rsidRPr="00560C55">
        <w:rPr>
          <w:sz w:val="20"/>
          <w:szCs w:val="20"/>
        </w:rPr>
        <w:t xml:space="preserve">- </w:t>
      </w:r>
      <w:r w:rsidR="00015DD4" w:rsidRPr="00560C55">
        <w:rPr>
          <w:sz w:val="20"/>
          <w:szCs w:val="20"/>
        </w:rPr>
        <w:t>Matters requiring Shareholder Consent</w:t>
      </w:r>
      <w:bookmarkEnd w:id="258"/>
      <w:bookmarkEnd w:id="259"/>
      <w:bookmarkEnd w:id="261"/>
      <w:bookmarkEnd w:id="262"/>
      <w:bookmarkEnd w:id="263"/>
      <w:bookmarkEnd w:id="264"/>
    </w:p>
    <w:p w14:paraId="408952A5" w14:textId="77777777" w:rsidR="0088272B" w:rsidRPr="00560C55" w:rsidRDefault="00211ADE" w:rsidP="00D80F43">
      <w:pPr>
        <w:pStyle w:val="CommercialPartTitle"/>
        <w:jc w:val="left"/>
        <w:rPr>
          <w:sz w:val="20"/>
          <w:szCs w:val="20"/>
        </w:rPr>
      </w:pPr>
      <w:r>
        <w:rPr>
          <w:sz w:val="20"/>
          <w:szCs w:val="20"/>
        </w:rPr>
        <w:t xml:space="preserve"> - </w:t>
      </w:r>
      <w:r w:rsidRPr="00560C55">
        <w:rPr>
          <w:sz w:val="20"/>
          <w:szCs w:val="20"/>
        </w:rPr>
        <w:t xml:space="preserve">Shareholder Restrictions </w:t>
      </w:r>
    </w:p>
    <w:p w14:paraId="6F34584F" w14:textId="77777777" w:rsidR="002A4156" w:rsidRPr="00560C55" w:rsidRDefault="00211ADE" w:rsidP="00D80F43">
      <w:pPr>
        <w:pStyle w:val="SchedNumbering1"/>
        <w:rPr>
          <w:sz w:val="20"/>
          <w:szCs w:val="20"/>
        </w:rPr>
      </w:pPr>
      <w:bookmarkStart w:id="265" w:name="a734419"/>
      <w:r w:rsidRPr="00560C55">
        <w:rPr>
          <w:sz w:val="20"/>
          <w:szCs w:val="20"/>
        </w:rPr>
        <w:t xml:space="preserve">Except as provided in clause </w:t>
      </w:r>
      <w:r w:rsidRPr="00416929">
        <w:rPr>
          <w:rFonts w:cs="Arial"/>
          <w:sz w:val="20"/>
          <w:szCs w:val="20"/>
        </w:rPr>
        <w:fldChar w:fldCharType="begin"/>
      </w:r>
      <w:r w:rsidRPr="00416929">
        <w:rPr>
          <w:rFonts w:cs="Arial"/>
          <w:sz w:val="20"/>
          <w:szCs w:val="20"/>
        </w:rPr>
        <w:instrText xml:space="preserve">REF "a106558" \h \w </w:instrText>
      </w:r>
      <w:r w:rsidR="0020712E" w:rsidRPr="00416929">
        <w:rPr>
          <w:rFonts w:cs="Arial"/>
          <w:sz w:val="20"/>
          <w:szCs w:val="20"/>
        </w:rPr>
        <w:instrText xml:space="preserve"> \* MERGEFORMAT </w:instrText>
      </w:r>
      <w:r w:rsidRPr="00416929">
        <w:rPr>
          <w:rFonts w:cs="Arial"/>
          <w:sz w:val="20"/>
          <w:szCs w:val="20"/>
        </w:rPr>
      </w:r>
      <w:r w:rsidRPr="00416929">
        <w:rPr>
          <w:rFonts w:cs="Arial"/>
          <w:sz w:val="20"/>
          <w:szCs w:val="20"/>
        </w:rPr>
        <w:fldChar w:fldCharType="separate"/>
      </w:r>
      <w:r w:rsidR="00416929" w:rsidRPr="00416929">
        <w:rPr>
          <w:rFonts w:cs="Arial"/>
          <w:sz w:val="20"/>
          <w:szCs w:val="20"/>
        </w:rPr>
        <w:t>15.3</w:t>
      </w:r>
      <w:r w:rsidRPr="00416929">
        <w:rPr>
          <w:rFonts w:cs="Arial"/>
          <w:sz w:val="20"/>
          <w:szCs w:val="20"/>
        </w:rPr>
        <w:fldChar w:fldCharType="end"/>
      </w:r>
      <w:r w:rsidRPr="00560C55">
        <w:rPr>
          <w:sz w:val="20"/>
          <w:szCs w:val="20"/>
        </w:rPr>
        <w:t>, vary in any respect</w:t>
      </w:r>
      <w:r w:rsidR="00D46986">
        <w:rPr>
          <w:sz w:val="20"/>
          <w:szCs w:val="20"/>
        </w:rPr>
        <w:t>,</w:t>
      </w:r>
      <w:r w:rsidRPr="00560C55">
        <w:rPr>
          <w:sz w:val="20"/>
          <w:szCs w:val="20"/>
        </w:rPr>
        <w:t xml:space="preserve"> its </w:t>
      </w:r>
      <w:proofErr w:type="gramStart"/>
      <w:r w:rsidRPr="00560C55">
        <w:rPr>
          <w:sz w:val="20"/>
          <w:szCs w:val="20"/>
        </w:rPr>
        <w:t>Articles</w:t>
      </w:r>
      <w:bookmarkEnd w:id="265"/>
      <w:proofErr w:type="gramEnd"/>
      <w:r w:rsidR="00CC437B" w:rsidRPr="00560C55">
        <w:rPr>
          <w:sz w:val="20"/>
          <w:szCs w:val="20"/>
        </w:rPr>
        <w:t>.</w:t>
      </w:r>
    </w:p>
    <w:p w14:paraId="462CBCC5" w14:textId="77777777" w:rsidR="002A4156" w:rsidRPr="00560C55" w:rsidRDefault="00211ADE" w:rsidP="00D80F43">
      <w:pPr>
        <w:pStyle w:val="SchedNumbering1"/>
        <w:rPr>
          <w:sz w:val="20"/>
          <w:szCs w:val="20"/>
        </w:rPr>
      </w:pPr>
      <w:bookmarkStart w:id="266" w:name="a556881"/>
      <w:r w:rsidRPr="00560C55">
        <w:rPr>
          <w:sz w:val="20"/>
          <w:szCs w:val="20"/>
        </w:rPr>
        <w:t xml:space="preserve">Alter any of the rights attaching to the </w:t>
      </w:r>
      <w:r w:rsidR="00D46986">
        <w:rPr>
          <w:sz w:val="20"/>
          <w:szCs w:val="20"/>
        </w:rPr>
        <w:t>S</w:t>
      </w:r>
      <w:r w:rsidRPr="00560C55">
        <w:rPr>
          <w:sz w:val="20"/>
          <w:szCs w:val="20"/>
        </w:rPr>
        <w:t>hares in its issued share capital from time to time.</w:t>
      </w:r>
      <w:bookmarkEnd w:id="266"/>
    </w:p>
    <w:p w14:paraId="3D52A4F6" w14:textId="77777777" w:rsidR="002A4156" w:rsidRPr="00560C55" w:rsidRDefault="00211ADE" w:rsidP="00D80F43">
      <w:pPr>
        <w:pStyle w:val="SchedNumbering1"/>
        <w:rPr>
          <w:sz w:val="20"/>
          <w:szCs w:val="20"/>
        </w:rPr>
      </w:pPr>
      <w:bookmarkStart w:id="267" w:name="a823914"/>
      <w:r w:rsidRPr="00560C55">
        <w:rPr>
          <w:sz w:val="20"/>
          <w:szCs w:val="20"/>
        </w:rPr>
        <w:t xml:space="preserve">Increase or reduce the amount of its issued share capital, grant any option or other interest over or in its share capital, redeem or purchase any of its own shares </w:t>
      </w:r>
      <w:r w:rsidR="00D46986">
        <w:rPr>
          <w:sz w:val="20"/>
          <w:szCs w:val="20"/>
        </w:rPr>
        <w:t xml:space="preserve">(except Deferred Shares) </w:t>
      </w:r>
      <w:r w:rsidRPr="00560C55">
        <w:rPr>
          <w:sz w:val="20"/>
          <w:szCs w:val="20"/>
        </w:rPr>
        <w:t xml:space="preserve">or otherwise alter, </w:t>
      </w:r>
      <w:r w:rsidR="00D46986">
        <w:rPr>
          <w:sz w:val="20"/>
          <w:szCs w:val="20"/>
        </w:rPr>
        <w:t xml:space="preserve">consolidate, sub-divide </w:t>
      </w:r>
      <w:r w:rsidRPr="00560C55">
        <w:rPr>
          <w:sz w:val="20"/>
          <w:szCs w:val="20"/>
        </w:rPr>
        <w:t>or effect any reorganisation of, its share capital</w:t>
      </w:r>
      <w:r w:rsidR="00D46986">
        <w:rPr>
          <w:sz w:val="20"/>
          <w:szCs w:val="20"/>
        </w:rPr>
        <w:t xml:space="preserve"> including any changes to the nominal value of Shares stated herein</w:t>
      </w:r>
      <w:r w:rsidRPr="00560C55">
        <w:rPr>
          <w:sz w:val="20"/>
          <w:szCs w:val="20"/>
        </w:rPr>
        <w:t>.</w:t>
      </w:r>
      <w:bookmarkEnd w:id="267"/>
    </w:p>
    <w:p w14:paraId="268F5194" w14:textId="77777777" w:rsidR="00D80F43" w:rsidRPr="00560C55" w:rsidRDefault="00211ADE" w:rsidP="00D80F43">
      <w:pPr>
        <w:pStyle w:val="CommercialPartTitle"/>
        <w:jc w:val="left"/>
        <w:rPr>
          <w:sz w:val="20"/>
          <w:szCs w:val="20"/>
        </w:rPr>
      </w:pPr>
      <w:r>
        <w:rPr>
          <w:sz w:val="20"/>
          <w:szCs w:val="20"/>
        </w:rPr>
        <w:t xml:space="preserve"> - </w:t>
      </w:r>
      <w:r w:rsidRPr="00560C55">
        <w:rPr>
          <w:sz w:val="20"/>
          <w:szCs w:val="20"/>
        </w:rPr>
        <w:t xml:space="preserve">Shareholder and Company Restrictions </w:t>
      </w:r>
    </w:p>
    <w:p w14:paraId="633956EE" w14:textId="77777777" w:rsidR="002A4156" w:rsidRPr="00560C55" w:rsidRDefault="00211ADE" w:rsidP="00D80F43">
      <w:pPr>
        <w:pStyle w:val="SchedNumbering1"/>
        <w:numPr>
          <w:ilvl w:val="0"/>
          <w:numId w:val="43"/>
        </w:numPr>
        <w:rPr>
          <w:sz w:val="20"/>
          <w:szCs w:val="20"/>
        </w:rPr>
      </w:pPr>
      <w:bookmarkStart w:id="268" w:name="a176399"/>
      <w:r w:rsidRPr="00560C55">
        <w:rPr>
          <w:sz w:val="20"/>
          <w:szCs w:val="20"/>
        </w:rPr>
        <w:t>Permit the registration (upon subscription or transfer) of any person as a member of the Company other than pursuant to an allotment or transfer permitted or required by, and made in accordance with, this agreement or the Articles.</w:t>
      </w:r>
      <w:bookmarkEnd w:id="268"/>
    </w:p>
    <w:p w14:paraId="29C8E332" w14:textId="77777777" w:rsidR="002A4156" w:rsidRPr="00560C55" w:rsidRDefault="00211ADE" w:rsidP="00537808">
      <w:pPr>
        <w:pStyle w:val="SchedNumbering1"/>
        <w:rPr>
          <w:sz w:val="20"/>
          <w:szCs w:val="20"/>
        </w:rPr>
      </w:pPr>
      <w:bookmarkStart w:id="269" w:name="a371254"/>
      <w:r w:rsidRPr="00560C55">
        <w:rPr>
          <w:sz w:val="20"/>
          <w:szCs w:val="20"/>
        </w:rPr>
        <w:t>Alter its name.</w:t>
      </w:r>
      <w:bookmarkEnd w:id="269"/>
    </w:p>
    <w:p w14:paraId="1AC0BCDF" w14:textId="77777777" w:rsidR="002A4156" w:rsidRPr="00560C55" w:rsidRDefault="00211ADE" w:rsidP="00537808">
      <w:pPr>
        <w:pStyle w:val="SchedNumbering1"/>
        <w:rPr>
          <w:sz w:val="20"/>
          <w:szCs w:val="20"/>
        </w:rPr>
      </w:pPr>
      <w:bookmarkStart w:id="270" w:name="a646377"/>
      <w:r w:rsidRPr="00560C55">
        <w:rPr>
          <w:sz w:val="20"/>
          <w:szCs w:val="20"/>
        </w:rPr>
        <w:t>Change the nature of its Business</w:t>
      </w:r>
      <w:bookmarkEnd w:id="270"/>
      <w:r w:rsidR="00D80F43" w:rsidRPr="00560C55">
        <w:rPr>
          <w:sz w:val="20"/>
          <w:szCs w:val="20"/>
        </w:rPr>
        <w:t>.</w:t>
      </w:r>
    </w:p>
    <w:p w14:paraId="6F1A8A54" w14:textId="77777777" w:rsidR="002A4156" w:rsidRPr="00560C55" w:rsidRDefault="00211ADE" w:rsidP="00537808">
      <w:pPr>
        <w:pStyle w:val="SchedNumbering1"/>
        <w:rPr>
          <w:sz w:val="20"/>
          <w:szCs w:val="20"/>
        </w:rPr>
      </w:pPr>
      <w:bookmarkStart w:id="271" w:name="a992362"/>
      <w:r w:rsidRPr="00560C55">
        <w:rPr>
          <w:sz w:val="20"/>
          <w:szCs w:val="20"/>
        </w:rPr>
        <w:t>Become resident for tax purposes, or establish a permanent establishment, in a jurisdiction other than the United Kingdom.</w:t>
      </w:r>
      <w:bookmarkEnd w:id="271"/>
    </w:p>
    <w:p w14:paraId="6839B81E" w14:textId="77777777" w:rsidR="009412F0" w:rsidRDefault="00211ADE" w:rsidP="00537808">
      <w:pPr>
        <w:pStyle w:val="SchedNumbering1"/>
        <w:rPr>
          <w:sz w:val="20"/>
          <w:szCs w:val="20"/>
        </w:rPr>
      </w:pPr>
      <w:r>
        <w:rPr>
          <w:sz w:val="20"/>
          <w:szCs w:val="20"/>
        </w:rPr>
        <w:t>The appointment of a Director.</w:t>
      </w:r>
    </w:p>
    <w:p w14:paraId="09593DA1" w14:textId="77777777" w:rsidR="009412F0" w:rsidRPr="00560C55" w:rsidRDefault="00211ADE" w:rsidP="00537808">
      <w:pPr>
        <w:pStyle w:val="SchedNumbering1"/>
        <w:rPr>
          <w:sz w:val="20"/>
          <w:szCs w:val="20"/>
        </w:rPr>
      </w:pPr>
      <w:r>
        <w:rPr>
          <w:sz w:val="20"/>
          <w:szCs w:val="20"/>
        </w:rPr>
        <w:t xml:space="preserve">The </w:t>
      </w:r>
      <w:r w:rsidR="004310FF">
        <w:rPr>
          <w:sz w:val="20"/>
          <w:szCs w:val="20"/>
        </w:rPr>
        <w:t>r</w:t>
      </w:r>
      <w:r>
        <w:rPr>
          <w:sz w:val="20"/>
          <w:szCs w:val="20"/>
        </w:rPr>
        <w:t>emuneration of a Director</w:t>
      </w:r>
      <w:r w:rsidR="00D46986">
        <w:rPr>
          <w:sz w:val="20"/>
          <w:szCs w:val="20"/>
        </w:rPr>
        <w:t xml:space="preserve"> not contained in any business plan</w:t>
      </w:r>
      <w:r>
        <w:rPr>
          <w:sz w:val="20"/>
          <w:szCs w:val="20"/>
        </w:rPr>
        <w:t>.</w:t>
      </w:r>
    </w:p>
    <w:p w14:paraId="3F9DFE17" w14:textId="77777777" w:rsidR="002A4156" w:rsidRPr="00560C55" w:rsidRDefault="00211ADE" w:rsidP="00537808">
      <w:pPr>
        <w:pStyle w:val="SchedNumbering1"/>
        <w:rPr>
          <w:sz w:val="20"/>
          <w:szCs w:val="20"/>
        </w:rPr>
      </w:pPr>
      <w:bookmarkStart w:id="272" w:name="a638594"/>
      <w:r w:rsidRPr="00560C55">
        <w:rPr>
          <w:sz w:val="20"/>
          <w:szCs w:val="20"/>
        </w:rPr>
        <w:t>Introduce for the benefit of any current or former director, employee or any other person any incentive scheme or arrangement (including, without limitation, any share option or share award plan, and any commission, profit sharing or bonus scheme).</w:t>
      </w:r>
      <w:bookmarkEnd w:id="272"/>
    </w:p>
    <w:p w14:paraId="2B297F77" w14:textId="77777777" w:rsidR="002A4156" w:rsidRPr="00560C55" w:rsidRDefault="00211ADE" w:rsidP="00537808">
      <w:pPr>
        <w:pStyle w:val="SchedNumbering1"/>
        <w:rPr>
          <w:sz w:val="20"/>
          <w:szCs w:val="20"/>
        </w:rPr>
      </w:pPr>
      <w:bookmarkStart w:id="273" w:name="a930728"/>
      <w:r w:rsidRPr="00560C55">
        <w:rPr>
          <w:sz w:val="20"/>
          <w:szCs w:val="20"/>
        </w:rPr>
        <w:t>Enter into any arrangement, contract or transaction:</w:t>
      </w:r>
      <w:bookmarkEnd w:id="273"/>
    </w:p>
    <w:p w14:paraId="720BBA2A" w14:textId="77777777" w:rsidR="002A4156" w:rsidRPr="00560C55" w:rsidRDefault="00211ADE" w:rsidP="00FE2410">
      <w:pPr>
        <w:pStyle w:val="SchedNumbering2"/>
        <w:tabs>
          <w:tab w:val="clear" w:pos="680"/>
          <w:tab w:val="num" w:pos="1134"/>
        </w:tabs>
        <w:ind w:left="1134" w:hanging="425"/>
        <w:rPr>
          <w:sz w:val="20"/>
          <w:szCs w:val="20"/>
        </w:rPr>
      </w:pPr>
      <w:r w:rsidRPr="00560C55">
        <w:rPr>
          <w:sz w:val="20"/>
          <w:szCs w:val="20"/>
        </w:rPr>
        <w:t>which is outside the normal course of the Business (as varied from time to time in accordance with this agreement); or</w:t>
      </w:r>
    </w:p>
    <w:p w14:paraId="46F1D777" w14:textId="77777777" w:rsidR="002A4156" w:rsidRPr="00560C55" w:rsidRDefault="00211ADE" w:rsidP="00FE2410">
      <w:pPr>
        <w:pStyle w:val="SchedNumbering2"/>
        <w:tabs>
          <w:tab w:val="clear" w:pos="680"/>
          <w:tab w:val="num" w:pos="1134"/>
        </w:tabs>
        <w:ind w:left="1134" w:hanging="425"/>
        <w:rPr>
          <w:sz w:val="20"/>
          <w:szCs w:val="20"/>
        </w:rPr>
      </w:pPr>
      <w:r w:rsidRPr="00560C55">
        <w:rPr>
          <w:sz w:val="20"/>
          <w:szCs w:val="20"/>
        </w:rPr>
        <w:t>which is otherwise than on arm's length terms.</w:t>
      </w:r>
    </w:p>
    <w:p w14:paraId="46E3D3F6" w14:textId="77777777" w:rsidR="002A4156" w:rsidRPr="00560C55" w:rsidRDefault="00211ADE" w:rsidP="00537808">
      <w:pPr>
        <w:pStyle w:val="SchedNumbering1"/>
        <w:rPr>
          <w:sz w:val="20"/>
          <w:szCs w:val="20"/>
        </w:rPr>
      </w:pPr>
      <w:bookmarkStart w:id="274" w:name="a702375"/>
      <w:r w:rsidRPr="00560C55">
        <w:rPr>
          <w:sz w:val="20"/>
          <w:szCs w:val="20"/>
        </w:rPr>
        <w:t xml:space="preserve">Create or grant any Encumbrance </w:t>
      </w:r>
      <w:r w:rsidR="00D46986">
        <w:rPr>
          <w:sz w:val="20"/>
          <w:szCs w:val="20"/>
        </w:rPr>
        <w:t xml:space="preserve">(other than in the ordinary course of business and on arm length terms) </w:t>
      </w:r>
      <w:r w:rsidRPr="00560C55">
        <w:rPr>
          <w:sz w:val="20"/>
          <w:szCs w:val="20"/>
        </w:rPr>
        <w:t>over the whole or any part of the Business, its undertaking or assets or over any of the shares in its issued share capital from time to time.</w:t>
      </w:r>
      <w:bookmarkEnd w:id="274"/>
    </w:p>
    <w:p w14:paraId="2D475524" w14:textId="77777777" w:rsidR="002A4156" w:rsidRPr="00560C55" w:rsidRDefault="00211ADE" w:rsidP="00537808">
      <w:pPr>
        <w:pStyle w:val="SchedNumbering1"/>
        <w:rPr>
          <w:sz w:val="20"/>
          <w:szCs w:val="20"/>
        </w:rPr>
      </w:pPr>
      <w:bookmarkStart w:id="275" w:name="a161672"/>
      <w:r w:rsidRPr="00560C55">
        <w:rPr>
          <w:sz w:val="20"/>
          <w:szCs w:val="20"/>
        </w:rPr>
        <w:t>Grant any rights (by licence or otherwise) in or over any intellectual property owned or used by the Company</w:t>
      </w:r>
      <w:bookmarkEnd w:id="275"/>
      <w:r w:rsidR="00D46986">
        <w:rPr>
          <w:sz w:val="20"/>
          <w:szCs w:val="20"/>
        </w:rPr>
        <w:t xml:space="preserve"> (other than in the ordinary course of business and on arm length terms)</w:t>
      </w:r>
      <w:r w:rsidR="00CC437B" w:rsidRPr="00560C55">
        <w:rPr>
          <w:sz w:val="20"/>
          <w:szCs w:val="20"/>
        </w:rPr>
        <w:t>.</w:t>
      </w:r>
    </w:p>
    <w:p w14:paraId="249A1894" w14:textId="77777777" w:rsidR="002A4156" w:rsidRPr="00560C55" w:rsidRDefault="00211ADE" w:rsidP="00537808">
      <w:pPr>
        <w:pStyle w:val="SchedNumbering1"/>
        <w:rPr>
          <w:sz w:val="20"/>
          <w:szCs w:val="20"/>
        </w:rPr>
      </w:pPr>
      <w:bookmarkStart w:id="276" w:name="a535519"/>
      <w:r w:rsidRPr="00560C55">
        <w:rPr>
          <w:sz w:val="20"/>
          <w:szCs w:val="20"/>
        </w:rPr>
        <w:t xml:space="preserve">Incur any borrowings </w:t>
      </w:r>
      <w:r w:rsidR="00D46986">
        <w:rPr>
          <w:sz w:val="20"/>
          <w:szCs w:val="20"/>
        </w:rPr>
        <w:t xml:space="preserve">in excess of £25,000 </w:t>
      </w:r>
      <w:r w:rsidRPr="00560C55">
        <w:rPr>
          <w:sz w:val="20"/>
          <w:szCs w:val="20"/>
        </w:rPr>
        <w:t>or issue any loan capital.</w:t>
      </w:r>
      <w:bookmarkEnd w:id="276"/>
    </w:p>
    <w:p w14:paraId="46AD98B7" w14:textId="77777777" w:rsidR="002A4156" w:rsidRPr="00560C55" w:rsidRDefault="00211ADE" w:rsidP="00537808">
      <w:pPr>
        <w:pStyle w:val="SchedNumbering1"/>
        <w:rPr>
          <w:sz w:val="20"/>
          <w:szCs w:val="20"/>
        </w:rPr>
      </w:pPr>
      <w:bookmarkStart w:id="277" w:name="a888002"/>
      <w:r w:rsidRPr="00560C55">
        <w:rPr>
          <w:sz w:val="20"/>
          <w:szCs w:val="20"/>
        </w:rPr>
        <w:t>Make any loan (otherwise than by way of deposit with a bank or other institution the normal business of which includes the acceptance of deposits) or grant any credit (other than in the normal course of trading) or give any guarantee (other than in the normal course of trading) or indemnity</w:t>
      </w:r>
      <w:r w:rsidR="00D46986">
        <w:rPr>
          <w:sz w:val="20"/>
          <w:szCs w:val="20"/>
        </w:rPr>
        <w:t xml:space="preserve"> (other than in the ordinary course of business)</w:t>
      </w:r>
      <w:r w:rsidRPr="00560C55">
        <w:rPr>
          <w:sz w:val="20"/>
          <w:szCs w:val="20"/>
        </w:rPr>
        <w:t>.</w:t>
      </w:r>
      <w:bookmarkEnd w:id="277"/>
    </w:p>
    <w:p w14:paraId="0CC8921B" w14:textId="77777777" w:rsidR="002A4156" w:rsidRPr="00560C55" w:rsidRDefault="00211ADE" w:rsidP="00537808">
      <w:pPr>
        <w:pStyle w:val="SchedNumbering1"/>
        <w:rPr>
          <w:sz w:val="20"/>
          <w:szCs w:val="20"/>
        </w:rPr>
      </w:pPr>
      <w:bookmarkStart w:id="278" w:name="a830551"/>
      <w:r w:rsidRPr="00560C55">
        <w:rPr>
          <w:sz w:val="20"/>
          <w:szCs w:val="20"/>
        </w:rPr>
        <w:t>Amalgamate or merge with any other company or business undertaking, form or acquire any subsidiary, directly or indirectly acquire shares in any other company or directly or indirectly participate in any partnership or joint venture.</w:t>
      </w:r>
      <w:bookmarkEnd w:id="278"/>
    </w:p>
    <w:p w14:paraId="0599BF53" w14:textId="77777777" w:rsidR="002A4156" w:rsidRPr="00560C55" w:rsidRDefault="00211ADE" w:rsidP="00537808">
      <w:pPr>
        <w:pStyle w:val="SchedNumbering1"/>
        <w:rPr>
          <w:sz w:val="20"/>
          <w:szCs w:val="20"/>
        </w:rPr>
      </w:pPr>
      <w:bookmarkStart w:id="279" w:name="a268486"/>
      <w:r w:rsidRPr="00560C55">
        <w:rPr>
          <w:sz w:val="20"/>
          <w:szCs w:val="20"/>
        </w:rPr>
        <w:lastRenderedPageBreak/>
        <w:t>Apply for the listing or trading of any shares or debt securities on any stock exchange or market.</w:t>
      </w:r>
      <w:bookmarkEnd w:id="279"/>
    </w:p>
    <w:p w14:paraId="764D7864" w14:textId="77777777" w:rsidR="002A4156" w:rsidRPr="00560C55" w:rsidRDefault="00211ADE" w:rsidP="00537808">
      <w:pPr>
        <w:pStyle w:val="SchedNumbering1"/>
        <w:rPr>
          <w:sz w:val="20"/>
          <w:szCs w:val="20"/>
        </w:rPr>
      </w:pPr>
      <w:bookmarkStart w:id="280" w:name="a689102"/>
      <w:r w:rsidRPr="00560C55">
        <w:rPr>
          <w:sz w:val="20"/>
          <w:szCs w:val="20"/>
        </w:rPr>
        <w:t>Pass any resolution for its winding up or present any petition for its administration (unless it has become insolvent).</w:t>
      </w:r>
      <w:bookmarkEnd w:id="280"/>
    </w:p>
    <w:p w14:paraId="151078BC" w14:textId="77777777" w:rsidR="00840A3C" w:rsidRPr="00560C55" w:rsidRDefault="00211ADE" w:rsidP="00840A3C">
      <w:pPr>
        <w:pStyle w:val="Body1"/>
        <w:rPr>
          <w:sz w:val="20"/>
          <w:szCs w:val="20"/>
        </w:rPr>
      </w:pPr>
      <w:r w:rsidRPr="00560C55">
        <w:rPr>
          <w:sz w:val="20"/>
          <w:szCs w:val="20"/>
        </w:rPr>
        <w:br w:type="page"/>
      </w:r>
      <w:r w:rsidRPr="00560C55">
        <w:rPr>
          <w:sz w:val="20"/>
          <w:szCs w:val="20"/>
        </w:rPr>
        <w:lastRenderedPageBreak/>
        <w:t xml:space="preserve">Signed as a deed by </w:t>
      </w:r>
    </w:p>
    <w:p w14:paraId="33F4870F" w14:textId="77777777" w:rsidR="00840A3C" w:rsidRPr="00560C55" w:rsidRDefault="00211ADE" w:rsidP="00840A3C">
      <w:pPr>
        <w:pStyle w:val="Body1"/>
        <w:rPr>
          <w:sz w:val="20"/>
          <w:szCs w:val="20"/>
        </w:rPr>
      </w:pPr>
      <w:r w:rsidRPr="00560C55">
        <w:rPr>
          <w:b/>
          <w:bCs/>
          <w:sz w:val="20"/>
          <w:szCs w:val="20"/>
        </w:rPr>
        <w:t>OWEN THOMAS</w:t>
      </w:r>
      <w:r w:rsidRPr="00560C55">
        <w:rPr>
          <w:sz w:val="20"/>
          <w:szCs w:val="20"/>
        </w:rPr>
        <w:t xml:space="preserve"> </w:t>
      </w:r>
      <w:r w:rsidRPr="00560C55">
        <w:rPr>
          <w:sz w:val="20"/>
          <w:szCs w:val="20"/>
        </w:rPr>
        <w:tab/>
      </w:r>
      <w:r w:rsidRPr="00560C55">
        <w:rPr>
          <w:sz w:val="20"/>
          <w:szCs w:val="20"/>
        </w:rPr>
        <w:tab/>
      </w:r>
      <w:r w:rsidRPr="00560C55">
        <w:rPr>
          <w:sz w:val="20"/>
          <w:szCs w:val="20"/>
        </w:rPr>
        <w:tab/>
        <w:t>……….……………………………..</w:t>
      </w:r>
    </w:p>
    <w:p w14:paraId="46EE1E38" w14:textId="77777777" w:rsidR="00840A3C" w:rsidRPr="00560C55" w:rsidRDefault="00211ADE" w:rsidP="00840A3C">
      <w:pPr>
        <w:pStyle w:val="Body1"/>
        <w:rPr>
          <w:sz w:val="20"/>
          <w:szCs w:val="20"/>
        </w:rPr>
      </w:pPr>
      <w:r w:rsidRPr="00560C55">
        <w:rPr>
          <w:sz w:val="20"/>
          <w:szCs w:val="20"/>
        </w:rPr>
        <w:t>in the presence of:</w:t>
      </w:r>
    </w:p>
    <w:p w14:paraId="380A2708" w14:textId="77777777" w:rsidR="00840A3C" w:rsidRPr="00560C55" w:rsidRDefault="00840A3C" w:rsidP="00840A3C">
      <w:pPr>
        <w:pStyle w:val="Body1"/>
        <w:rPr>
          <w:sz w:val="20"/>
          <w:szCs w:val="20"/>
        </w:rPr>
      </w:pPr>
    </w:p>
    <w:p w14:paraId="78882BD4" w14:textId="77777777" w:rsidR="00840A3C" w:rsidRPr="00560C55" w:rsidRDefault="00211ADE" w:rsidP="00840A3C">
      <w:pPr>
        <w:pStyle w:val="Body1"/>
        <w:rPr>
          <w:sz w:val="20"/>
          <w:szCs w:val="20"/>
        </w:rPr>
      </w:pPr>
      <w:r w:rsidRPr="00560C55">
        <w:rPr>
          <w:sz w:val="20"/>
          <w:szCs w:val="20"/>
        </w:rPr>
        <w:t>Witness Signature:</w:t>
      </w:r>
      <w:r w:rsidRPr="00560C55">
        <w:rPr>
          <w:sz w:val="20"/>
          <w:szCs w:val="20"/>
        </w:rPr>
        <w:tab/>
      </w:r>
      <w:r w:rsidRPr="00560C55">
        <w:rPr>
          <w:sz w:val="20"/>
          <w:szCs w:val="20"/>
        </w:rPr>
        <w:tab/>
        <w:t xml:space="preserve">……….…………………………….. </w:t>
      </w:r>
    </w:p>
    <w:p w14:paraId="1B0660A0" w14:textId="77777777" w:rsidR="00840A3C" w:rsidRPr="00560C55" w:rsidRDefault="00211ADE" w:rsidP="00840A3C">
      <w:pPr>
        <w:pStyle w:val="Body1"/>
        <w:rPr>
          <w:sz w:val="20"/>
          <w:szCs w:val="20"/>
        </w:rPr>
      </w:pPr>
      <w:r w:rsidRPr="00560C55">
        <w:rPr>
          <w:sz w:val="20"/>
          <w:szCs w:val="20"/>
        </w:rPr>
        <w:t xml:space="preserve">Full Name: </w:t>
      </w:r>
      <w:r w:rsidRPr="00560C55">
        <w:rPr>
          <w:sz w:val="20"/>
          <w:szCs w:val="20"/>
        </w:rPr>
        <w:tab/>
      </w:r>
      <w:r w:rsidRPr="00560C55">
        <w:rPr>
          <w:sz w:val="20"/>
          <w:szCs w:val="20"/>
        </w:rPr>
        <w:tab/>
      </w:r>
      <w:r w:rsidRPr="00560C55">
        <w:rPr>
          <w:sz w:val="20"/>
          <w:szCs w:val="20"/>
        </w:rPr>
        <w:tab/>
        <w:t xml:space="preserve">……….…………………………….. </w:t>
      </w:r>
    </w:p>
    <w:p w14:paraId="5EB5904C" w14:textId="77777777" w:rsidR="00840A3C" w:rsidRPr="00560C55" w:rsidRDefault="00211ADE" w:rsidP="00840A3C">
      <w:pPr>
        <w:pStyle w:val="Body1"/>
        <w:rPr>
          <w:sz w:val="20"/>
          <w:szCs w:val="20"/>
        </w:rPr>
      </w:pPr>
      <w:r w:rsidRPr="00560C55">
        <w:rPr>
          <w:sz w:val="20"/>
          <w:szCs w:val="20"/>
        </w:rPr>
        <w:t>Address:</w:t>
      </w:r>
      <w:r w:rsidRPr="00560C55">
        <w:rPr>
          <w:sz w:val="20"/>
          <w:szCs w:val="20"/>
        </w:rPr>
        <w:tab/>
      </w:r>
      <w:r w:rsidRPr="00560C55">
        <w:rPr>
          <w:sz w:val="20"/>
          <w:szCs w:val="20"/>
        </w:rPr>
        <w:tab/>
      </w:r>
      <w:r w:rsidRPr="00560C55">
        <w:rPr>
          <w:sz w:val="20"/>
          <w:szCs w:val="20"/>
        </w:rPr>
        <w:tab/>
        <w:t xml:space="preserve">……….…………………………….. </w:t>
      </w:r>
    </w:p>
    <w:p w14:paraId="766D99F5" w14:textId="77777777" w:rsidR="00840A3C" w:rsidRPr="00560C55" w:rsidRDefault="00211ADE" w:rsidP="00840A3C">
      <w:pPr>
        <w:pStyle w:val="Body1"/>
        <w:ind w:left="2160" w:firstLine="720"/>
        <w:rPr>
          <w:sz w:val="20"/>
          <w:szCs w:val="20"/>
        </w:rPr>
      </w:pPr>
      <w:r w:rsidRPr="00560C55">
        <w:rPr>
          <w:sz w:val="20"/>
          <w:szCs w:val="20"/>
        </w:rPr>
        <w:t xml:space="preserve">……….…………………………….. </w:t>
      </w:r>
    </w:p>
    <w:p w14:paraId="65B850DA" w14:textId="77777777" w:rsidR="00840A3C" w:rsidRPr="00560C55" w:rsidRDefault="00211ADE" w:rsidP="00840A3C">
      <w:pPr>
        <w:pStyle w:val="Body1"/>
        <w:ind w:left="2880"/>
        <w:rPr>
          <w:sz w:val="20"/>
          <w:szCs w:val="20"/>
        </w:rPr>
      </w:pPr>
      <w:r w:rsidRPr="00560C55">
        <w:rPr>
          <w:sz w:val="20"/>
          <w:szCs w:val="20"/>
        </w:rPr>
        <w:t xml:space="preserve">……….…………………………….. </w:t>
      </w:r>
    </w:p>
    <w:p w14:paraId="6B0296FB" w14:textId="77777777" w:rsidR="00840A3C" w:rsidRPr="00560C55" w:rsidRDefault="00211ADE" w:rsidP="00840A3C">
      <w:pPr>
        <w:pStyle w:val="Body1"/>
        <w:rPr>
          <w:sz w:val="20"/>
          <w:szCs w:val="20"/>
        </w:rPr>
      </w:pPr>
      <w:r w:rsidRPr="00560C55">
        <w:rPr>
          <w:sz w:val="20"/>
          <w:szCs w:val="20"/>
        </w:rPr>
        <w:t>Occupation:</w:t>
      </w:r>
      <w:r w:rsidRPr="00560C55">
        <w:rPr>
          <w:sz w:val="20"/>
          <w:szCs w:val="20"/>
        </w:rPr>
        <w:tab/>
      </w:r>
      <w:r w:rsidRPr="00560C55">
        <w:rPr>
          <w:sz w:val="20"/>
          <w:szCs w:val="20"/>
        </w:rPr>
        <w:tab/>
      </w:r>
      <w:r w:rsidRPr="00560C55">
        <w:rPr>
          <w:sz w:val="20"/>
          <w:szCs w:val="20"/>
        </w:rPr>
        <w:tab/>
        <w:t xml:space="preserve">……….…………………………….. </w:t>
      </w:r>
    </w:p>
    <w:p w14:paraId="5D670894" w14:textId="77777777" w:rsidR="00840A3C" w:rsidRPr="00560C55" w:rsidRDefault="00840A3C" w:rsidP="00840A3C">
      <w:pPr>
        <w:pStyle w:val="Body1"/>
        <w:rPr>
          <w:sz w:val="20"/>
          <w:szCs w:val="20"/>
        </w:rPr>
      </w:pPr>
    </w:p>
    <w:p w14:paraId="54C0F719" w14:textId="77777777" w:rsidR="002B04A9" w:rsidRPr="00560C55" w:rsidRDefault="00211ADE" w:rsidP="002B04A9">
      <w:pPr>
        <w:pStyle w:val="Body1"/>
        <w:rPr>
          <w:sz w:val="20"/>
          <w:szCs w:val="20"/>
        </w:rPr>
      </w:pPr>
      <w:r w:rsidRPr="00560C55">
        <w:rPr>
          <w:sz w:val="20"/>
          <w:szCs w:val="20"/>
        </w:rPr>
        <w:t xml:space="preserve">Signed as a deed by </w:t>
      </w:r>
    </w:p>
    <w:p w14:paraId="09D4520D" w14:textId="77777777" w:rsidR="002B04A9" w:rsidRPr="00560C55" w:rsidRDefault="00211ADE" w:rsidP="002B04A9">
      <w:pPr>
        <w:pStyle w:val="Body1"/>
        <w:rPr>
          <w:sz w:val="20"/>
          <w:szCs w:val="20"/>
        </w:rPr>
      </w:pPr>
      <w:r>
        <w:rPr>
          <w:b/>
          <w:bCs/>
          <w:sz w:val="20"/>
          <w:szCs w:val="20"/>
        </w:rPr>
        <w:t>ANTHONY HUGH</w:t>
      </w:r>
      <w:r w:rsidR="00176DC7">
        <w:rPr>
          <w:b/>
          <w:bCs/>
          <w:sz w:val="20"/>
          <w:szCs w:val="20"/>
        </w:rPr>
        <w:t>E</w:t>
      </w:r>
      <w:r>
        <w:rPr>
          <w:b/>
          <w:bCs/>
          <w:sz w:val="20"/>
          <w:szCs w:val="20"/>
        </w:rPr>
        <w:t>S</w:t>
      </w:r>
      <w:r w:rsidRPr="00560C55">
        <w:rPr>
          <w:sz w:val="20"/>
          <w:szCs w:val="20"/>
        </w:rPr>
        <w:t xml:space="preserve"> </w:t>
      </w:r>
      <w:r w:rsidRPr="00560C55">
        <w:rPr>
          <w:sz w:val="20"/>
          <w:szCs w:val="20"/>
        </w:rPr>
        <w:tab/>
      </w:r>
      <w:r w:rsidRPr="00560C55">
        <w:rPr>
          <w:sz w:val="20"/>
          <w:szCs w:val="20"/>
        </w:rPr>
        <w:tab/>
      </w:r>
      <w:r w:rsidRPr="00560C55">
        <w:rPr>
          <w:sz w:val="20"/>
          <w:szCs w:val="20"/>
        </w:rPr>
        <w:tab/>
        <w:t>……….……………………………..</w:t>
      </w:r>
    </w:p>
    <w:p w14:paraId="315C79A4" w14:textId="77777777" w:rsidR="002B04A9" w:rsidRPr="00560C55" w:rsidRDefault="00211ADE" w:rsidP="002B04A9">
      <w:pPr>
        <w:pStyle w:val="Body1"/>
        <w:rPr>
          <w:sz w:val="20"/>
          <w:szCs w:val="20"/>
        </w:rPr>
      </w:pPr>
      <w:r w:rsidRPr="00560C55">
        <w:rPr>
          <w:sz w:val="20"/>
          <w:szCs w:val="20"/>
        </w:rPr>
        <w:t>in the presence of:</w:t>
      </w:r>
    </w:p>
    <w:p w14:paraId="43B355E7" w14:textId="77777777" w:rsidR="002B04A9" w:rsidRPr="00560C55" w:rsidRDefault="002B04A9" w:rsidP="002B04A9">
      <w:pPr>
        <w:pStyle w:val="Body1"/>
        <w:rPr>
          <w:sz w:val="20"/>
          <w:szCs w:val="20"/>
        </w:rPr>
      </w:pPr>
    </w:p>
    <w:p w14:paraId="51F36A24" w14:textId="77777777" w:rsidR="002B04A9" w:rsidRPr="00560C55" w:rsidRDefault="00211ADE" w:rsidP="002B04A9">
      <w:pPr>
        <w:pStyle w:val="Body1"/>
        <w:rPr>
          <w:sz w:val="20"/>
          <w:szCs w:val="20"/>
        </w:rPr>
      </w:pPr>
      <w:r w:rsidRPr="00560C55">
        <w:rPr>
          <w:sz w:val="20"/>
          <w:szCs w:val="20"/>
        </w:rPr>
        <w:t>Witness Signature:</w:t>
      </w:r>
      <w:r w:rsidRPr="00560C55">
        <w:rPr>
          <w:sz w:val="20"/>
          <w:szCs w:val="20"/>
        </w:rPr>
        <w:tab/>
      </w:r>
      <w:r w:rsidRPr="00560C55">
        <w:rPr>
          <w:sz w:val="20"/>
          <w:szCs w:val="20"/>
        </w:rPr>
        <w:tab/>
        <w:t xml:space="preserve">……….…………………………….. </w:t>
      </w:r>
    </w:p>
    <w:p w14:paraId="023BBE26" w14:textId="77777777" w:rsidR="002B04A9" w:rsidRPr="00560C55" w:rsidRDefault="00211ADE" w:rsidP="002B04A9">
      <w:pPr>
        <w:pStyle w:val="Body1"/>
        <w:rPr>
          <w:sz w:val="20"/>
          <w:szCs w:val="20"/>
        </w:rPr>
      </w:pPr>
      <w:r w:rsidRPr="00560C55">
        <w:rPr>
          <w:sz w:val="20"/>
          <w:szCs w:val="20"/>
        </w:rPr>
        <w:t xml:space="preserve">Full Name: </w:t>
      </w:r>
      <w:r w:rsidRPr="00560C55">
        <w:rPr>
          <w:sz w:val="20"/>
          <w:szCs w:val="20"/>
        </w:rPr>
        <w:tab/>
      </w:r>
      <w:r w:rsidRPr="00560C55">
        <w:rPr>
          <w:sz w:val="20"/>
          <w:szCs w:val="20"/>
        </w:rPr>
        <w:tab/>
      </w:r>
      <w:r w:rsidRPr="00560C55">
        <w:rPr>
          <w:sz w:val="20"/>
          <w:szCs w:val="20"/>
        </w:rPr>
        <w:tab/>
        <w:t xml:space="preserve">……….…………………………….. </w:t>
      </w:r>
    </w:p>
    <w:p w14:paraId="48FA6DD4" w14:textId="77777777" w:rsidR="002B04A9" w:rsidRPr="00560C55" w:rsidRDefault="00211ADE" w:rsidP="002B04A9">
      <w:pPr>
        <w:pStyle w:val="Body1"/>
        <w:rPr>
          <w:sz w:val="20"/>
          <w:szCs w:val="20"/>
        </w:rPr>
      </w:pPr>
      <w:r w:rsidRPr="00560C55">
        <w:rPr>
          <w:sz w:val="20"/>
          <w:szCs w:val="20"/>
        </w:rPr>
        <w:t>Address:</w:t>
      </w:r>
      <w:r w:rsidRPr="00560C55">
        <w:rPr>
          <w:sz w:val="20"/>
          <w:szCs w:val="20"/>
        </w:rPr>
        <w:tab/>
      </w:r>
      <w:r w:rsidRPr="00560C55">
        <w:rPr>
          <w:sz w:val="20"/>
          <w:szCs w:val="20"/>
        </w:rPr>
        <w:tab/>
      </w:r>
      <w:r w:rsidRPr="00560C55">
        <w:rPr>
          <w:sz w:val="20"/>
          <w:szCs w:val="20"/>
        </w:rPr>
        <w:tab/>
        <w:t xml:space="preserve">……….…………………………….. </w:t>
      </w:r>
    </w:p>
    <w:p w14:paraId="4A54366F" w14:textId="77777777" w:rsidR="002B04A9" w:rsidRPr="00560C55" w:rsidRDefault="00211ADE" w:rsidP="002B04A9">
      <w:pPr>
        <w:pStyle w:val="Body1"/>
        <w:ind w:left="2160" w:firstLine="720"/>
        <w:rPr>
          <w:sz w:val="20"/>
          <w:szCs w:val="20"/>
        </w:rPr>
      </w:pPr>
      <w:r w:rsidRPr="00560C55">
        <w:rPr>
          <w:sz w:val="20"/>
          <w:szCs w:val="20"/>
        </w:rPr>
        <w:t xml:space="preserve">……….…………………………….. </w:t>
      </w:r>
    </w:p>
    <w:p w14:paraId="1BB917B1" w14:textId="77777777" w:rsidR="002B04A9" w:rsidRPr="00560C55" w:rsidRDefault="00211ADE" w:rsidP="002B04A9">
      <w:pPr>
        <w:pStyle w:val="Body1"/>
        <w:ind w:left="2880"/>
        <w:rPr>
          <w:sz w:val="20"/>
          <w:szCs w:val="20"/>
        </w:rPr>
      </w:pPr>
      <w:r w:rsidRPr="00560C55">
        <w:rPr>
          <w:sz w:val="20"/>
          <w:szCs w:val="20"/>
        </w:rPr>
        <w:t xml:space="preserve">……….…………………………….. </w:t>
      </w:r>
    </w:p>
    <w:p w14:paraId="26CEB333" w14:textId="77777777" w:rsidR="002B04A9" w:rsidRPr="00560C55" w:rsidRDefault="00211ADE" w:rsidP="002B04A9">
      <w:pPr>
        <w:pStyle w:val="Body1"/>
        <w:rPr>
          <w:sz w:val="20"/>
          <w:szCs w:val="20"/>
        </w:rPr>
      </w:pPr>
      <w:r w:rsidRPr="00560C55">
        <w:rPr>
          <w:sz w:val="20"/>
          <w:szCs w:val="20"/>
        </w:rPr>
        <w:t>Occupation:</w:t>
      </w:r>
      <w:r w:rsidRPr="00560C55">
        <w:rPr>
          <w:sz w:val="20"/>
          <w:szCs w:val="20"/>
        </w:rPr>
        <w:tab/>
      </w:r>
      <w:r w:rsidRPr="00560C55">
        <w:rPr>
          <w:sz w:val="20"/>
          <w:szCs w:val="20"/>
        </w:rPr>
        <w:tab/>
      </w:r>
      <w:r w:rsidRPr="00560C55">
        <w:rPr>
          <w:sz w:val="20"/>
          <w:szCs w:val="20"/>
        </w:rPr>
        <w:tab/>
        <w:t xml:space="preserve">……….…………………………….. </w:t>
      </w:r>
    </w:p>
    <w:p w14:paraId="62BD7375" w14:textId="77777777" w:rsidR="002B04A9" w:rsidRPr="00560C55" w:rsidRDefault="002B04A9" w:rsidP="002B04A9">
      <w:pPr>
        <w:pStyle w:val="Body1"/>
        <w:rPr>
          <w:sz w:val="20"/>
          <w:szCs w:val="20"/>
        </w:rPr>
      </w:pPr>
    </w:p>
    <w:p w14:paraId="190337BB" w14:textId="77777777" w:rsidR="002B04A9" w:rsidRPr="00560C55" w:rsidRDefault="002B04A9" w:rsidP="002B04A9">
      <w:pPr>
        <w:pStyle w:val="Body1"/>
        <w:rPr>
          <w:sz w:val="20"/>
          <w:szCs w:val="20"/>
        </w:rPr>
      </w:pPr>
    </w:p>
    <w:p w14:paraId="2B7DCDD0" w14:textId="77777777" w:rsidR="003A0959" w:rsidRPr="00560C55" w:rsidRDefault="003A0959" w:rsidP="00840A3C">
      <w:pPr>
        <w:pStyle w:val="Body1"/>
        <w:rPr>
          <w:sz w:val="20"/>
          <w:szCs w:val="20"/>
        </w:rPr>
      </w:pPr>
    </w:p>
    <w:p w14:paraId="144D65FA" w14:textId="77777777" w:rsidR="003A0959" w:rsidRPr="00560C55" w:rsidRDefault="003A0959" w:rsidP="00840A3C">
      <w:pPr>
        <w:pStyle w:val="Body1"/>
        <w:rPr>
          <w:sz w:val="20"/>
          <w:szCs w:val="20"/>
        </w:rPr>
      </w:pPr>
    </w:p>
    <w:p w14:paraId="784DF13F" w14:textId="77777777" w:rsidR="003A0959" w:rsidRPr="00560C55" w:rsidRDefault="00211ADE" w:rsidP="003A0959">
      <w:pPr>
        <w:pStyle w:val="Body1"/>
        <w:rPr>
          <w:sz w:val="20"/>
          <w:szCs w:val="20"/>
        </w:rPr>
      </w:pPr>
      <w:r w:rsidRPr="00560C55">
        <w:rPr>
          <w:sz w:val="20"/>
          <w:szCs w:val="20"/>
        </w:rPr>
        <w:t xml:space="preserve">Signed as a deed by </w:t>
      </w:r>
    </w:p>
    <w:p w14:paraId="612CFE63" w14:textId="77777777" w:rsidR="003A0959" w:rsidRPr="00560C55" w:rsidRDefault="00211ADE" w:rsidP="003A0959">
      <w:pPr>
        <w:pStyle w:val="Body1"/>
        <w:rPr>
          <w:sz w:val="20"/>
          <w:szCs w:val="20"/>
        </w:rPr>
      </w:pPr>
      <w:r w:rsidRPr="00560C55">
        <w:rPr>
          <w:b/>
          <w:bCs/>
          <w:sz w:val="20"/>
          <w:szCs w:val="20"/>
        </w:rPr>
        <w:t>DAVID MOULTON</w:t>
      </w:r>
      <w:r w:rsidRPr="00560C55">
        <w:rPr>
          <w:sz w:val="20"/>
          <w:szCs w:val="20"/>
        </w:rPr>
        <w:tab/>
        <w:t xml:space="preserve"> </w:t>
      </w:r>
      <w:r w:rsidRPr="00560C55">
        <w:rPr>
          <w:sz w:val="20"/>
          <w:szCs w:val="20"/>
        </w:rPr>
        <w:tab/>
      </w:r>
      <w:r w:rsidRPr="00560C55">
        <w:rPr>
          <w:sz w:val="20"/>
          <w:szCs w:val="20"/>
        </w:rPr>
        <w:tab/>
        <w:t>……….……………………………..</w:t>
      </w:r>
    </w:p>
    <w:p w14:paraId="16280996" w14:textId="77777777" w:rsidR="003A0959" w:rsidRPr="00560C55" w:rsidRDefault="00211ADE" w:rsidP="003A0959">
      <w:pPr>
        <w:pStyle w:val="Body1"/>
        <w:rPr>
          <w:sz w:val="20"/>
          <w:szCs w:val="20"/>
        </w:rPr>
      </w:pPr>
      <w:r w:rsidRPr="00560C55">
        <w:rPr>
          <w:sz w:val="20"/>
          <w:szCs w:val="20"/>
        </w:rPr>
        <w:t>in the presence of:</w:t>
      </w:r>
    </w:p>
    <w:p w14:paraId="19048F5E" w14:textId="77777777" w:rsidR="003A0959" w:rsidRPr="00560C55" w:rsidRDefault="003A0959" w:rsidP="003A0959">
      <w:pPr>
        <w:pStyle w:val="Body1"/>
        <w:rPr>
          <w:sz w:val="20"/>
          <w:szCs w:val="20"/>
        </w:rPr>
      </w:pPr>
    </w:p>
    <w:p w14:paraId="5EFCD4C0" w14:textId="77777777" w:rsidR="003A0959" w:rsidRPr="00560C55" w:rsidRDefault="00211ADE" w:rsidP="003A0959">
      <w:pPr>
        <w:pStyle w:val="Body1"/>
        <w:rPr>
          <w:sz w:val="20"/>
          <w:szCs w:val="20"/>
        </w:rPr>
      </w:pPr>
      <w:r w:rsidRPr="00560C55">
        <w:rPr>
          <w:sz w:val="20"/>
          <w:szCs w:val="20"/>
        </w:rPr>
        <w:t>Witness Signature:</w:t>
      </w:r>
      <w:r w:rsidRPr="00560C55">
        <w:rPr>
          <w:sz w:val="20"/>
          <w:szCs w:val="20"/>
        </w:rPr>
        <w:tab/>
      </w:r>
      <w:r w:rsidRPr="00560C55">
        <w:rPr>
          <w:sz w:val="20"/>
          <w:szCs w:val="20"/>
        </w:rPr>
        <w:tab/>
        <w:t xml:space="preserve">……….…………………………….. </w:t>
      </w:r>
    </w:p>
    <w:p w14:paraId="247AAE28" w14:textId="77777777" w:rsidR="003A0959" w:rsidRPr="00560C55" w:rsidRDefault="00211ADE" w:rsidP="003A0959">
      <w:pPr>
        <w:pStyle w:val="Body1"/>
        <w:rPr>
          <w:sz w:val="20"/>
          <w:szCs w:val="20"/>
        </w:rPr>
      </w:pPr>
      <w:r w:rsidRPr="00560C55">
        <w:rPr>
          <w:sz w:val="20"/>
          <w:szCs w:val="20"/>
        </w:rPr>
        <w:t xml:space="preserve">Full Name: </w:t>
      </w:r>
      <w:r w:rsidRPr="00560C55">
        <w:rPr>
          <w:sz w:val="20"/>
          <w:szCs w:val="20"/>
        </w:rPr>
        <w:tab/>
      </w:r>
      <w:r w:rsidRPr="00560C55">
        <w:rPr>
          <w:sz w:val="20"/>
          <w:szCs w:val="20"/>
        </w:rPr>
        <w:tab/>
      </w:r>
      <w:r w:rsidRPr="00560C55">
        <w:rPr>
          <w:sz w:val="20"/>
          <w:szCs w:val="20"/>
        </w:rPr>
        <w:tab/>
        <w:t xml:space="preserve">……….…………………………….. </w:t>
      </w:r>
    </w:p>
    <w:p w14:paraId="1177F74C" w14:textId="77777777" w:rsidR="003A0959" w:rsidRPr="00560C55" w:rsidRDefault="00211ADE" w:rsidP="003A0959">
      <w:pPr>
        <w:pStyle w:val="Body1"/>
        <w:rPr>
          <w:sz w:val="20"/>
          <w:szCs w:val="20"/>
        </w:rPr>
      </w:pPr>
      <w:r w:rsidRPr="00560C55">
        <w:rPr>
          <w:sz w:val="20"/>
          <w:szCs w:val="20"/>
        </w:rPr>
        <w:t>Address:</w:t>
      </w:r>
      <w:r w:rsidRPr="00560C55">
        <w:rPr>
          <w:sz w:val="20"/>
          <w:szCs w:val="20"/>
        </w:rPr>
        <w:tab/>
      </w:r>
      <w:r w:rsidRPr="00560C55">
        <w:rPr>
          <w:sz w:val="20"/>
          <w:szCs w:val="20"/>
        </w:rPr>
        <w:tab/>
      </w:r>
      <w:r w:rsidRPr="00560C55">
        <w:rPr>
          <w:sz w:val="20"/>
          <w:szCs w:val="20"/>
        </w:rPr>
        <w:tab/>
        <w:t xml:space="preserve">……….…………………………….. </w:t>
      </w:r>
    </w:p>
    <w:p w14:paraId="4256CC04" w14:textId="77777777" w:rsidR="003A0959" w:rsidRPr="00560C55" w:rsidRDefault="00211ADE" w:rsidP="003A0959">
      <w:pPr>
        <w:pStyle w:val="Body1"/>
        <w:ind w:left="2160" w:firstLine="720"/>
        <w:rPr>
          <w:sz w:val="20"/>
          <w:szCs w:val="20"/>
        </w:rPr>
      </w:pPr>
      <w:r w:rsidRPr="00560C55">
        <w:rPr>
          <w:sz w:val="20"/>
          <w:szCs w:val="20"/>
        </w:rPr>
        <w:t xml:space="preserve">……….…………………………….. </w:t>
      </w:r>
    </w:p>
    <w:p w14:paraId="16DD9224" w14:textId="77777777" w:rsidR="003A0959" w:rsidRPr="00560C55" w:rsidRDefault="00211ADE" w:rsidP="003A0959">
      <w:pPr>
        <w:pStyle w:val="Body1"/>
        <w:ind w:left="2880"/>
        <w:rPr>
          <w:sz w:val="20"/>
          <w:szCs w:val="20"/>
        </w:rPr>
      </w:pPr>
      <w:r w:rsidRPr="00560C55">
        <w:rPr>
          <w:sz w:val="20"/>
          <w:szCs w:val="20"/>
        </w:rPr>
        <w:lastRenderedPageBreak/>
        <w:t xml:space="preserve">……….…………………………….. </w:t>
      </w:r>
    </w:p>
    <w:p w14:paraId="4D3C3D01" w14:textId="77777777" w:rsidR="003A0959" w:rsidRPr="00560C55" w:rsidRDefault="00211ADE" w:rsidP="003A0959">
      <w:pPr>
        <w:pStyle w:val="Body1"/>
        <w:rPr>
          <w:sz w:val="20"/>
          <w:szCs w:val="20"/>
        </w:rPr>
      </w:pPr>
      <w:r w:rsidRPr="00560C55">
        <w:rPr>
          <w:sz w:val="20"/>
          <w:szCs w:val="20"/>
        </w:rPr>
        <w:t>Occupation:</w:t>
      </w:r>
      <w:r w:rsidRPr="00560C55">
        <w:rPr>
          <w:sz w:val="20"/>
          <w:szCs w:val="20"/>
        </w:rPr>
        <w:tab/>
      </w:r>
      <w:r w:rsidRPr="00560C55">
        <w:rPr>
          <w:sz w:val="20"/>
          <w:szCs w:val="20"/>
        </w:rPr>
        <w:tab/>
      </w:r>
      <w:r w:rsidRPr="00560C55">
        <w:rPr>
          <w:sz w:val="20"/>
          <w:szCs w:val="20"/>
        </w:rPr>
        <w:tab/>
        <w:t xml:space="preserve">……….…………………………….. </w:t>
      </w:r>
    </w:p>
    <w:p w14:paraId="1AFD259C" w14:textId="77777777" w:rsidR="003A0959" w:rsidRPr="00560C55" w:rsidRDefault="003A0959" w:rsidP="00840A3C">
      <w:pPr>
        <w:pStyle w:val="Body1"/>
        <w:rPr>
          <w:sz w:val="20"/>
          <w:szCs w:val="20"/>
        </w:rPr>
      </w:pPr>
    </w:p>
    <w:p w14:paraId="7C9887C4" w14:textId="77777777" w:rsidR="002B1A0C" w:rsidRPr="00560C55" w:rsidRDefault="00211ADE" w:rsidP="002B1A0C">
      <w:pPr>
        <w:pStyle w:val="Body1"/>
        <w:rPr>
          <w:sz w:val="20"/>
          <w:szCs w:val="20"/>
        </w:rPr>
      </w:pPr>
      <w:r w:rsidRPr="00560C55">
        <w:rPr>
          <w:sz w:val="20"/>
          <w:szCs w:val="20"/>
        </w:rPr>
        <w:t xml:space="preserve">Signed as a deed by </w:t>
      </w:r>
    </w:p>
    <w:p w14:paraId="029D6FF4" w14:textId="77777777" w:rsidR="002B1A0C" w:rsidRPr="00560C55" w:rsidRDefault="00211ADE" w:rsidP="002B1A0C">
      <w:pPr>
        <w:pStyle w:val="Body1"/>
        <w:rPr>
          <w:sz w:val="20"/>
          <w:szCs w:val="20"/>
        </w:rPr>
      </w:pPr>
      <w:r w:rsidRPr="00560C55">
        <w:rPr>
          <w:b/>
          <w:bCs/>
          <w:sz w:val="20"/>
          <w:szCs w:val="20"/>
        </w:rPr>
        <w:t>JAMES TUTTIETT</w:t>
      </w:r>
      <w:r w:rsidRPr="00560C55">
        <w:rPr>
          <w:sz w:val="20"/>
          <w:szCs w:val="20"/>
        </w:rPr>
        <w:tab/>
      </w:r>
      <w:r w:rsidRPr="00560C55">
        <w:rPr>
          <w:sz w:val="20"/>
          <w:szCs w:val="20"/>
        </w:rPr>
        <w:tab/>
        <w:t>……….……………………………..</w:t>
      </w:r>
    </w:p>
    <w:p w14:paraId="6CDC9FF5" w14:textId="77777777" w:rsidR="002B1A0C" w:rsidRPr="00560C55" w:rsidRDefault="00211ADE" w:rsidP="002B1A0C">
      <w:pPr>
        <w:pStyle w:val="Body1"/>
        <w:rPr>
          <w:sz w:val="20"/>
          <w:szCs w:val="20"/>
        </w:rPr>
      </w:pPr>
      <w:r w:rsidRPr="00560C55">
        <w:rPr>
          <w:sz w:val="20"/>
          <w:szCs w:val="20"/>
        </w:rPr>
        <w:t>in the presence of:</w:t>
      </w:r>
    </w:p>
    <w:p w14:paraId="66F15C4F" w14:textId="77777777" w:rsidR="002B1A0C" w:rsidRPr="00560C55" w:rsidRDefault="002B1A0C" w:rsidP="002B1A0C">
      <w:pPr>
        <w:pStyle w:val="Body1"/>
        <w:rPr>
          <w:sz w:val="20"/>
          <w:szCs w:val="20"/>
        </w:rPr>
      </w:pPr>
    </w:p>
    <w:p w14:paraId="546F3F74" w14:textId="77777777" w:rsidR="002B1A0C" w:rsidRPr="00560C55" w:rsidRDefault="00211ADE" w:rsidP="002B1A0C">
      <w:pPr>
        <w:pStyle w:val="Body1"/>
        <w:rPr>
          <w:sz w:val="20"/>
          <w:szCs w:val="20"/>
        </w:rPr>
      </w:pPr>
      <w:r w:rsidRPr="00560C55">
        <w:rPr>
          <w:sz w:val="20"/>
          <w:szCs w:val="20"/>
        </w:rPr>
        <w:t>Witness Signature:</w:t>
      </w:r>
      <w:r w:rsidRPr="00560C55">
        <w:rPr>
          <w:sz w:val="20"/>
          <w:szCs w:val="20"/>
        </w:rPr>
        <w:tab/>
      </w:r>
      <w:r w:rsidRPr="00560C55">
        <w:rPr>
          <w:sz w:val="20"/>
          <w:szCs w:val="20"/>
        </w:rPr>
        <w:tab/>
        <w:t xml:space="preserve">……….…………………………….. </w:t>
      </w:r>
    </w:p>
    <w:p w14:paraId="4AE22F8A" w14:textId="77777777" w:rsidR="002B1A0C" w:rsidRPr="00560C55" w:rsidRDefault="00211ADE" w:rsidP="002B1A0C">
      <w:pPr>
        <w:pStyle w:val="Body1"/>
        <w:rPr>
          <w:sz w:val="20"/>
          <w:szCs w:val="20"/>
        </w:rPr>
      </w:pPr>
      <w:r w:rsidRPr="00560C55">
        <w:rPr>
          <w:sz w:val="20"/>
          <w:szCs w:val="20"/>
        </w:rPr>
        <w:t xml:space="preserve">Full Name: </w:t>
      </w:r>
      <w:r w:rsidRPr="00560C55">
        <w:rPr>
          <w:sz w:val="20"/>
          <w:szCs w:val="20"/>
        </w:rPr>
        <w:tab/>
      </w:r>
      <w:r w:rsidRPr="00560C55">
        <w:rPr>
          <w:sz w:val="20"/>
          <w:szCs w:val="20"/>
        </w:rPr>
        <w:tab/>
      </w:r>
      <w:r w:rsidRPr="00560C55">
        <w:rPr>
          <w:sz w:val="20"/>
          <w:szCs w:val="20"/>
        </w:rPr>
        <w:tab/>
        <w:t xml:space="preserve">……….…………………………….. </w:t>
      </w:r>
    </w:p>
    <w:p w14:paraId="62469846" w14:textId="77777777" w:rsidR="002B1A0C" w:rsidRPr="00560C55" w:rsidRDefault="00211ADE" w:rsidP="002B1A0C">
      <w:pPr>
        <w:pStyle w:val="Body1"/>
        <w:rPr>
          <w:sz w:val="20"/>
          <w:szCs w:val="20"/>
        </w:rPr>
      </w:pPr>
      <w:r w:rsidRPr="00560C55">
        <w:rPr>
          <w:sz w:val="20"/>
          <w:szCs w:val="20"/>
        </w:rPr>
        <w:t>Address:</w:t>
      </w:r>
      <w:r w:rsidRPr="00560C55">
        <w:rPr>
          <w:sz w:val="20"/>
          <w:szCs w:val="20"/>
        </w:rPr>
        <w:tab/>
      </w:r>
      <w:r w:rsidRPr="00560C55">
        <w:rPr>
          <w:sz w:val="20"/>
          <w:szCs w:val="20"/>
        </w:rPr>
        <w:tab/>
      </w:r>
      <w:r w:rsidRPr="00560C55">
        <w:rPr>
          <w:sz w:val="20"/>
          <w:szCs w:val="20"/>
        </w:rPr>
        <w:tab/>
        <w:t xml:space="preserve">……….…………………………….. </w:t>
      </w:r>
    </w:p>
    <w:p w14:paraId="494C98C9" w14:textId="77777777" w:rsidR="002B1A0C" w:rsidRPr="00560C55" w:rsidRDefault="00211ADE" w:rsidP="002B1A0C">
      <w:pPr>
        <w:pStyle w:val="Body1"/>
        <w:ind w:left="2160" w:firstLine="720"/>
        <w:rPr>
          <w:sz w:val="20"/>
          <w:szCs w:val="20"/>
        </w:rPr>
      </w:pPr>
      <w:r w:rsidRPr="00560C55">
        <w:rPr>
          <w:sz w:val="20"/>
          <w:szCs w:val="20"/>
        </w:rPr>
        <w:t xml:space="preserve">……….…………………………….. </w:t>
      </w:r>
    </w:p>
    <w:p w14:paraId="1A8E2B51" w14:textId="77777777" w:rsidR="002B1A0C" w:rsidRPr="00560C55" w:rsidRDefault="00211ADE" w:rsidP="002B1A0C">
      <w:pPr>
        <w:pStyle w:val="Body1"/>
        <w:ind w:left="2880"/>
        <w:rPr>
          <w:sz w:val="20"/>
          <w:szCs w:val="20"/>
        </w:rPr>
      </w:pPr>
      <w:r w:rsidRPr="00560C55">
        <w:rPr>
          <w:sz w:val="20"/>
          <w:szCs w:val="20"/>
        </w:rPr>
        <w:t xml:space="preserve">……….…………………………….. </w:t>
      </w:r>
    </w:p>
    <w:p w14:paraId="5B20832A" w14:textId="77777777" w:rsidR="002B1A0C" w:rsidRPr="00560C55" w:rsidRDefault="00211ADE" w:rsidP="002B1A0C">
      <w:pPr>
        <w:pStyle w:val="Body1"/>
        <w:rPr>
          <w:sz w:val="20"/>
          <w:szCs w:val="20"/>
        </w:rPr>
      </w:pPr>
      <w:r w:rsidRPr="00560C55">
        <w:rPr>
          <w:sz w:val="20"/>
          <w:szCs w:val="20"/>
        </w:rPr>
        <w:t>Occupation:</w:t>
      </w:r>
      <w:r w:rsidRPr="00560C55">
        <w:rPr>
          <w:sz w:val="20"/>
          <w:szCs w:val="20"/>
        </w:rPr>
        <w:tab/>
      </w:r>
      <w:r w:rsidRPr="00560C55">
        <w:rPr>
          <w:sz w:val="20"/>
          <w:szCs w:val="20"/>
        </w:rPr>
        <w:tab/>
      </w:r>
      <w:r w:rsidRPr="00560C55">
        <w:rPr>
          <w:sz w:val="20"/>
          <w:szCs w:val="20"/>
        </w:rPr>
        <w:tab/>
        <w:t xml:space="preserve">……….…………………………….. </w:t>
      </w:r>
    </w:p>
    <w:p w14:paraId="0954B9B4" w14:textId="77777777" w:rsidR="003A0959" w:rsidRPr="00560C55" w:rsidRDefault="003A0959" w:rsidP="00840A3C">
      <w:pPr>
        <w:pStyle w:val="Body1"/>
        <w:rPr>
          <w:sz w:val="20"/>
          <w:szCs w:val="20"/>
        </w:rPr>
      </w:pPr>
    </w:p>
    <w:p w14:paraId="1264E0E5" w14:textId="77777777" w:rsidR="003A0959" w:rsidRPr="00560C55" w:rsidRDefault="00211ADE" w:rsidP="003A0959">
      <w:pPr>
        <w:pStyle w:val="Body1"/>
        <w:rPr>
          <w:sz w:val="20"/>
          <w:szCs w:val="20"/>
        </w:rPr>
      </w:pPr>
      <w:r w:rsidRPr="00560C55">
        <w:rPr>
          <w:sz w:val="20"/>
          <w:szCs w:val="20"/>
        </w:rPr>
        <w:t xml:space="preserve">Executed as a deed by </w:t>
      </w:r>
    </w:p>
    <w:p w14:paraId="43147500" w14:textId="77777777" w:rsidR="003A0959" w:rsidRPr="00560C55" w:rsidRDefault="00211ADE" w:rsidP="003A0959">
      <w:pPr>
        <w:pStyle w:val="Body1"/>
        <w:rPr>
          <w:sz w:val="20"/>
          <w:szCs w:val="20"/>
        </w:rPr>
      </w:pPr>
      <w:r w:rsidRPr="00560C55">
        <w:rPr>
          <w:b/>
          <w:bCs/>
          <w:sz w:val="20"/>
          <w:szCs w:val="20"/>
        </w:rPr>
        <w:t>IN HOME MEDIA LTD</w:t>
      </w:r>
      <w:r w:rsidRPr="00560C55">
        <w:rPr>
          <w:sz w:val="20"/>
          <w:szCs w:val="20"/>
        </w:rPr>
        <w:t xml:space="preserve"> acting by </w:t>
      </w:r>
      <w:r w:rsidRPr="00560C55">
        <w:rPr>
          <w:sz w:val="20"/>
          <w:szCs w:val="20"/>
        </w:rPr>
        <w:tab/>
      </w:r>
      <w:r w:rsidRPr="00560C55">
        <w:rPr>
          <w:sz w:val="20"/>
          <w:szCs w:val="20"/>
        </w:rPr>
        <w:tab/>
        <w:t>……….……………………………..</w:t>
      </w:r>
    </w:p>
    <w:p w14:paraId="02D9699B" w14:textId="77777777" w:rsidR="003A0959" w:rsidRPr="00560C55" w:rsidRDefault="00211ADE" w:rsidP="003A0959">
      <w:pPr>
        <w:pStyle w:val="Body1"/>
        <w:rPr>
          <w:sz w:val="20"/>
          <w:szCs w:val="20"/>
        </w:rPr>
      </w:pPr>
      <w:r w:rsidRPr="00560C55">
        <w:rPr>
          <w:sz w:val="20"/>
          <w:szCs w:val="20"/>
        </w:rPr>
        <w:t>a Director</w:t>
      </w:r>
    </w:p>
    <w:p w14:paraId="69B5024C" w14:textId="77777777" w:rsidR="003A0959" w:rsidRPr="00560C55" w:rsidRDefault="00211ADE" w:rsidP="003A0959">
      <w:pPr>
        <w:pStyle w:val="Body1"/>
        <w:rPr>
          <w:sz w:val="20"/>
          <w:szCs w:val="20"/>
        </w:rPr>
      </w:pPr>
      <w:r w:rsidRPr="00560C55">
        <w:rPr>
          <w:sz w:val="20"/>
          <w:szCs w:val="20"/>
        </w:rPr>
        <w:t>in the presence of:</w:t>
      </w:r>
    </w:p>
    <w:p w14:paraId="60261725" w14:textId="77777777" w:rsidR="003A0959" w:rsidRPr="00560C55" w:rsidRDefault="003A0959" w:rsidP="003A0959">
      <w:pPr>
        <w:pStyle w:val="Body1"/>
        <w:rPr>
          <w:sz w:val="20"/>
          <w:szCs w:val="20"/>
        </w:rPr>
      </w:pPr>
    </w:p>
    <w:p w14:paraId="3052C8C0" w14:textId="77777777" w:rsidR="003A0959" w:rsidRPr="00560C55" w:rsidRDefault="00211ADE" w:rsidP="003A0959">
      <w:pPr>
        <w:pStyle w:val="Body1"/>
        <w:rPr>
          <w:sz w:val="20"/>
          <w:szCs w:val="20"/>
        </w:rPr>
      </w:pPr>
      <w:r w:rsidRPr="00560C55">
        <w:rPr>
          <w:sz w:val="20"/>
          <w:szCs w:val="20"/>
        </w:rPr>
        <w:t>Witness Signature:</w:t>
      </w:r>
      <w:r w:rsidRPr="00560C55">
        <w:rPr>
          <w:sz w:val="20"/>
          <w:szCs w:val="20"/>
        </w:rPr>
        <w:tab/>
      </w:r>
      <w:r w:rsidRPr="00560C55">
        <w:rPr>
          <w:sz w:val="20"/>
          <w:szCs w:val="20"/>
        </w:rPr>
        <w:tab/>
        <w:t xml:space="preserve">……….…………………………….. </w:t>
      </w:r>
    </w:p>
    <w:p w14:paraId="72EC2D36" w14:textId="77777777" w:rsidR="003A0959" w:rsidRPr="00560C55" w:rsidRDefault="00211ADE" w:rsidP="003A0959">
      <w:pPr>
        <w:pStyle w:val="Body1"/>
        <w:rPr>
          <w:sz w:val="20"/>
          <w:szCs w:val="20"/>
        </w:rPr>
      </w:pPr>
      <w:r w:rsidRPr="00560C55">
        <w:rPr>
          <w:sz w:val="20"/>
          <w:szCs w:val="20"/>
        </w:rPr>
        <w:t xml:space="preserve">Full Name: </w:t>
      </w:r>
      <w:r w:rsidRPr="00560C55">
        <w:rPr>
          <w:sz w:val="20"/>
          <w:szCs w:val="20"/>
        </w:rPr>
        <w:tab/>
      </w:r>
      <w:r w:rsidRPr="00560C55">
        <w:rPr>
          <w:sz w:val="20"/>
          <w:szCs w:val="20"/>
        </w:rPr>
        <w:tab/>
      </w:r>
      <w:r w:rsidRPr="00560C55">
        <w:rPr>
          <w:sz w:val="20"/>
          <w:szCs w:val="20"/>
        </w:rPr>
        <w:tab/>
        <w:t xml:space="preserve">……….…………………………….. </w:t>
      </w:r>
    </w:p>
    <w:p w14:paraId="698F6B0C" w14:textId="77777777" w:rsidR="003A0959" w:rsidRPr="00560C55" w:rsidRDefault="00211ADE" w:rsidP="003A0959">
      <w:pPr>
        <w:pStyle w:val="Body1"/>
        <w:rPr>
          <w:sz w:val="20"/>
          <w:szCs w:val="20"/>
        </w:rPr>
      </w:pPr>
      <w:r w:rsidRPr="00560C55">
        <w:rPr>
          <w:sz w:val="20"/>
          <w:szCs w:val="20"/>
        </w:rPr>
        <w:t>Address:</w:t>
      </w:r>
      <w:r w:rsidRPr="00560C55">
        <w:rPr>
          <w:sz w:val="20"/>
          <w:szCs w:val="20"/>
        </w:rPr>
        <w:tab/>
      </w:r>
      <w:r w:rsidRPr="00560C55">
        <w:rPr>
          <w:sz w:val="20"/>
          <w:szCs w:val="20"/>
        </w:rPr>
        <w:tab/>
      </w:r>
      <w:r w:rsidRPr="00560C55">
        <w:rPr>
          <w:sz w:val="20"/>
          <w:szCs w:val="20"/>
        </w:rPr>
        <w:tab/>
        <w:t xml:space="preserve">……….…………………………….. </w:t>
      </w:r>
    </w:p>
    <w:p w14:paraId="3E0AA3EB" w14:textId="77777777" w:rsidR="003A0959" w:rsidRPr="00560C55" w:rsidRDefault="00211ADE" w:rsidP="003A0959">
      <w:pPr>
        <w:pStyle w:val="Body1"/>
        <w:ind w:left="2160" w:firstLine="720"/>
        <w:rPr>
          <w:sz w:val="20"/>
          <w:szCs w:val="20"/>
        </w:rPr>
      </w:pPr>
      <w:r w:rsidRPr="00560C55">
        <w:rPr>
          <w:sz w:val="20"/>
          <w:szCs w:val="20"/>
        </w:rPr>
        <w:t xml:space="preserve">……….…………………………….. </w:t>
      </w:r>
    </w:p>
    <w:p w14:paraId="393F522D" w14:textId="77777777" w:rsidR="003A0959" w:rsidRPr="00560C55" w:rsidRDefault="00211ADE" w:rsidP="003A0959">
      <w:pPr>
        <w:pStyle w:val="Body1"/>
        <w:ind w:left="2880"/>
        <w:rPr>
          <w:sz w:val="20"/>
          <w:szCs w:val="20"/>
        </w:rPr>
      </w:pPr>
      <w:r w:rsidRPr="00560C55">
        <w:rPr>
          <w:sz w:val="20"/>
          <w:szCs w:val="20"/>
        </w:rPr>
        <w:t xml:space="preserve">……….…………………………….. </w:t>
      </w:r>
    </w:p>
    <w:p w14:paraId="4D406017" w14:textId="77777777" w:rsidR="003A0959" w:rsidRPr="00560C55" w:rsidRDefault="00211ADE" w:rsidP="003A0959">
      <w:pPr>
        <w:pStyle w:val="Body1"/>
        <w:rPr>
          <w:sz w:val="20"/>
          <w:szCs w:val="20"/>
        </w:rPr>
      </w:pPr>
      <w:r w:rsidRPr="00560C55">
        <w:rPr>
          <w:sz w:val="20"/>
          <w:szCs w:val="20"/>
        </w:rPr>
        <w:t>Occupation:</w:t>
      </w:r>
      <w:r w:rsidRPr="00560C55">
        <w:rPr>
          <w:sz w:val="20"/>
          <w:szCs w:val="20"/>
        </w:rPr>
        <w:tab/>
      </w:r>
      <w:r w:rsidRPr="00560C55">
        <w:rPr>
          <w:sz w:val="20"/>
          <w:szCs w:val="20"/>
        </w:rPr>
        <w:tab/>
      </w:r>
      <w:r w:rsidRPr="00560C55">
        <w:rPr>
          <w:sz w:val="20"/>
          <w:szCs w:val="20"/>
        </w:rPr>
        <w:tab/>
        <w:t xml:space="preserve">……….…………………………….. </w:t>
      </w:r>
    </w:p>
    <w:p w14:paraId="39B320BB" w14:textId="77777777" w:rsidR="00840A3C" w:rsidRPr="00560C55" w:rsidRDefault="00840A3C" w:rsidP="00840A3C">
      <w:pPr>
        <w:pStyle w:val="Body1"/>
        <w:rPr>
          <w:sz w:val="20"/>
          <w:szCs w:val="20"/>
        </w:rPr>
      </w:pPr>
    </w:p>
    <w:p w14:paraId="27FB7FA0" w14:textId="77777777" w:rsidR="00015DD4" w:rsidRPr="00560C55" w:rsidRDefault="00015DD4">
      <w:pPr>
        <w:rPr>
          <w:sz w:val="20"/>
        </w:rPr>
      </w:pPr>
    </w:p>
    <w:sectPr w:rsidR="00015DD4" w:rsidRPr="00560C55" w:rsidSect="007C325B">
      <w:headerReference w:type="even" r:id="rId15"/>
      <w:headerReference w:type="default" r:id="rId16"/>
      <w:footerReference w:type="default" r:id="rId17"/>
      <w:headerReference w:type="first" r:id="rId18"/>
      <w:pgSz w:w="11907" w:h="16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E0E07" w14:textId="77777777" w:rsidR="007C325B" w:rsidRDefault="007C325B">
      <w:pPr>
        <w:spacing w:line="240" w:lineRule="auto"/>
      </w:pPr>
      <w:r>
        <w:separator/>
      </w:r>
    </w:p>
  </w:endnote>
  <w:endnote w:type="continuationSeparator" w:id="0">
    <w:p w14:paraId="45838160" w14:textId="77777777" w:rsidR="007C325B" w:rsidRDefault="007C32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D371A" w14:textId="77777777" w:rsidR="007F4740" w:rsidRDefault="007F47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1B275" w14:textId="77777777" w:rsidR="007F4740" w:rsidRDefault="007F47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880BF" w14:textId="77777777" w:rsidR="00DB405A" w:rsidRPr="00DB405A" w:rsidRDefault="00211ADE" w:rsidP="00C60B4D">
    <w:pPr>
      <w:pStyle w:val="Footer"/>
      <w:jc w:val="center"/>
      <w:rPr>
        <w:rFonts w:ascii="Arial" w:hAnsi="Arial" w:cs="Arial"/>
        <w:sz w:val="18"/>
        <w:szCs w:val="18"/>
      </w:rPr>
    </w:pPr>
    <w:r w:rsidRPr="00DB405A">
      <w:rPr>
        <w:rFonts w:ascii="Arial" w:hAnsi="Arial" w:cs="Arial"/>
        <w:color w:val="9FA617"/>
        <w:sz w:val="18"/>
        <w:szCs w:val="18"/>
      </w:rPr>
      <w:t xml:space="preserve">Steele Raymond LLP  </w:t>
    </w:r>
    <w:r w:rsidRPr="00DB405A">
      <w:rPr>
        <w:rFonts w:ascii="Arial" w:hAnsi="Arial" w:cs="Arial"/>
        <w:sz w:val="18"/>
        <w:szCs w:val="18"/>
      </w:rPr>
      <w:t>Richmond Point 43 Richmond Hill BH2 6LR T: 01202 294566 F: 01202 552285</w:t>
    </w:r>
  </w:p>
  <w:p w14:paraId="4CF00CC8" w14:textId="77777777" w:rsidR="002868A5" w:rsidRDefault="002868A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1D11D" w14:textId="77777777" w:rsidR="002A4156" w:rsidRDefault="00211ADE">
    <w:pPr>
      <w:jc w:val="center"/>
    </w:pPr>
    <w:r>
      <w:fldChar w:fldCharType="begin"/>
    </w:r>
    <w:r>
      <w:instrText xml:space="preserve"> PAGE \* MERGEFORMAT </w:instrText>
    </w:r>
    <w:r>
      <w:fldChar w:fldCharType="separate"/>
    </w:r>
    <w:r w:rsidR="009C2D30">
      <w:rPr>
        <w:noProof/>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0927D" w14:textId="77777777" w:rsidR="007C325B" w:rsidRDefault="007C325B">
      <w:pPr>
        <w:spacing w:line="240" w:lineRule="auto"/>
      </w:pPr>
      <w:r>
        <w:separator/>
      </w:r>
    </w:p>
  </w:footnote>
  <w:footnote w:type="continuationSeparator" w:id="0">
    <w:p w14:paraId="05ADEF0E" w14:textId="77777777" w:rsidR="007C325B" w:rsidRDefault="007C32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00025" w14:textId="77777777" w:rsidR="002868A5" w:rsidRDefault="007C325B">
    <w:pPr>
      <w:pStyle w:val="Header"/>
    </w:pPr>
    <w:r>
      <w:rPr>
        <w:noProof/>
      </w:rPr>
      <w:pict w14:anchorId="58E89B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0285329" o:spid="_x0000_s1030" type="#_x0000_t136" alt="" style="position:absolute;left:0;text-align:left;margin-left:0;margin-top:0;width:418.3pt;height:167.3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27A85" w14:textId="77777777" w:rsidR="002868A5" w:rsidRDefault="007C325B">
    <w:pPr>
      <w:pStyle w:val="Header"/>
    </w:pPr>
    <w:r>
      <w:rPr>
        <w:noProof/>
      </w:rPr>
      <w:pict w14:anchorId="58A952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0285330" o:spid="_x0000_s1029" type="#_x0000_t136" alt="" style="position:absolute;left:0;text-align:left;margin-left:0;margin-top:0;width:418.3pt;height:167.3pt;rotation:315;z-index:-25165312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1C799" w14:textId="77777777" w:rsidR="002868A5" w:rsidRDefault="007C325B">
    <w:pPr>
      <w:pStyle w:val="Header"/>
    </w:pPr>
    <w:r>
      <w:rPr>
        <w:noProof/>
      </w:rPr>
      <w:pict w14:anchorId="2652EB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0285328" o:spid="_x0000_s1028" type="#_x0000_t136" alt="" style="position:absolute;left:0;text-align:left;margin-left:0;margin-top:0;width:418.3pt;height:167.3pt;rotation:315;z-index:-25165721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F02E0" w14:textId="77777777" w:rsidR="002868A5" w:rsidRDefault="007C325B">
    <w:pPr>
      <w:pStyle w:val="Header"/>
    </w:pPr>
    <w:r>
      <w:rPr>
        <w:noProof/>
      </w:rPr>
      <w:pict w14:anchorId="7132CF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0285332" o:spid="_x0000_s1027" type="#_x0000_t136" alt="" style="position:absolute;left:0;text-align:left;margin-left:0;margin-top:0;width:418.3pt;height:167.3pt;rotation:315;z-index:-25164902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0B06E" w14:textId="77777777" w:rsidR="002868A5" w:rsidRDefault="007C325B">
    <w:pPr>
      <w:pStyle w:val="Header"/>
    </w:pPr>
    <w:r>
      <w:rPr>
        <w:noProof/>
      </w:rPr>
      <w:pict w14:anchorId="4C2ED0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0285333" o:spid="_x0000_s1026" type="#_x0000_t136" alt="" style="position:absolute;left:0;text-align:left;margin-left:0;margin-top:0;width:418.3pt;height:167.3pt;rotation:315;z-index:-2516469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09281" w14:textId="77777777" w:rsidR="002868A5" w:rsidRDefault="007C325B">
    <w:pPr>
      <w:pStyle w:val="Header"/>
    </w:pPr>
    <w:r>
      <w:rPr>
        <w:noProof/>
      </w:rPr>
      <w:pict w14:anchorId="2AE637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0285331" o:spid="_x0000_s1025" type="#_x0000_t136" alt="" style="position:absolute;left:0;text-align:left;margin-left:0;margin-top:0;width:418.3pt;height:167.3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C4A55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2341C4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3D4B4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BBA4E8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B7A6E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DFC207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62C01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7501ED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CB2CC8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1BCC2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16"/>
    <w:multiLevelType w:val="multilevel"/>
    <w:tmpl w:val="882ECBF6"/>
    <w:lvl w:ilvl="0">
      <w:start w:val="6"/>
      <w:numFmt w:val="decimal"/>
      <w:lvlText w:val="%1"/>
      <w:lvlJc w:val="left"/>
      <w:pPr>
        <w:tabs>
          <w:tab w:val="num" w:pos="709"/>
        </w:tabs>
        <w:ind w:left="1418" w:hanging="992"/>
      </w:pPr>
      <w:rPr>
        <w:rFonts w:ascii="Times New Roman" w:hAnsi="Times New Roman" w:cs="Times New Roman"/>
        <w:sz w:val="22"/>
        <w:szCs w:val="22"/>
        <w:u w:val="none"/>
      </w:rPr>
    </w:lvl>
    <w:lvl w:ilvl="1">
      <w:start w:val="1"/>
      <w:numFmt w:val="decimal"/>
      <w:isLgl/>
      <w:lvlText w:val="%1.%2"/>
      <w:lvlJc w:val="left"/>
      <w:pPr>
        <w:tabs>
          <w:tab w:val="num" w:pos="720"/>
        </w:tabs>
        <w:ind w:left="720" w:hanging="720"/>
      </w:pPr>
      <w:rPr>
        <w:rFonts w:cs="Times New Roman"/>
        <w:b/>
        <w:i w:val="0"/>
      </w:rPr>
    </w:lvl>
    <w:lvl w:ilvl="2">
      <w:start w:val="1"/>
      <w:numFmt w:val="decimal"/>
      <w:lvlText w:val="%1.%2.%3"/>
      <w:lvlJc w:val="left"/>
      <w:pPr>
        <w:tabs>
          <w:tab w:val="num" w:pos="862"/>
        </w:tabs>
        <w:ind w:left="862" w:hanging="720"/>
      </w:pPr>
      <w:rPr>
        <w:rFonts w:cs="Times New Roman"/>
        <w:b/>
        <w:i w:val="0"/>
        <w:color w:val="auto"/>
        <w:sz w:val="22"/>
        <w:szCs w:val="22"/>
      </w:rPr>
    </w:lvl>
    <w:lvl w:ilvl="3">
      <w:start w:val="1"/>
      <w:numFmt w:val="lowerLetter"/>
      <w:lvlText w:val="(%4)"/>
      <w:lvlJc w:val="left"/>
      <w:pPr>
        <w:tabs>
          <w:tab w:val="num" w:pos="720"/>
        </w:tabs>
        <w:ind w:left="720" w:hanging="720"/>
      </w:pPr>
      <w:rPr>
        <w:rFonts w:cs="Times New Roman"/>
        <w:b w:val="0"/>
        <w:sz w:val="22"/>
        <w:szCs w:val="22"/>
      </w:rPr>
    </w:lvl>
    <w:lvl w:ilvl="4">
      <w:start w:val="1"/>
      <w:numFmt w:val="lowerRoman"/>
      <w:lvlText w:val="(%5)"/>
      <w:lvlJc w:val="left"/>
      <w:pPr>
        <w:tabs>
          <w:tab w:val="num" w:pos="1440"/>
        </w:tabs>
        <w:ind w:left="1440" w:hanging="720"/>
      </w:pPr>
      <w:rPr>
        <w:rFonts w:ascii="Times New Roman" w:hAnsi="Times New Roman" w:cs="Times New Roman"/>
        <w:b w:val="0"/>
        <w:i w:val="0"/>
        <w:caps w:val="0"/>
        <w:color w:val="auto"/>
        <w:sz w:val="22"/>
        <w:szCs w:val="22"/>
        <w:u w:val="none"/>
      </w:rPr>
    </w:lvl>
    <w:lvl w:ilvl="5">
      <w:start w:val="1"/>
      <w:numFmt w:val="upperLetter"/>
      <w:lvlText w:val="(%6)"/>
      <w:lvlJc w:val="left"/>
      <w:pPr>
        <w:tabs>
          <w:tab w:val="num" w:pos="2160"/>
        </w:tabs>
        <w:ind w:left="2160" w:hanging="720"/>
      </w:pPr>
      <w:rPr>
        <w:rFonts w:cs="Times New Roman"/>
        <w:sz w:val="22"/>
        <w:szCs w:val="22"/>
      </w:rPr>
    </w:lvl>
    <w:lvl w:ilvl="6">
      <w:start w:val="1"/>
      <w:numFmt w:val="decimal"/>
      <w:lvlText w:val="(%7)"/>
      <w:lvlJc w:val="left"/>
      <w:pPr>
        <w:tabs>
          <w:tab w:val="num" w:pos="2880"/>
        </w:tabs>
        <w:ind w:left="2880" w:hanging="720"/>
      </w:pPr>
      <w:rPr>
        <w:rFonts w:ascii="Times New Roman" w:hAnsi="Times New Roman" w:cs="Times New Roman"/>
        <w:sz w:val="22"/>
        <w:szCs w:val="22"/>
      </w:rPr>
    </w:lvl>
    <w:lvl w:ilvl="7">
      <w:start w:val="1"/>
      <w:numFmt w:val="none"/>
      <w:lvlRestart w:val="0"/>
      <w:suff w:val="nothing"/>
      <w:lvlText w:val="Schedule %8"/>
      <w:lvlJc w:val="left"/>
      <w:pPr>
        <w:ind w:left="3828"/>
      </w:pPr>
      <w:rPr>
        <w:rFonts w:ascii="Times New Roman" w:hAnsi="Times New Roman" w:cs="Times New Roman"/>
        <w:caps w:val="0"/>
        <w:sz w:val="22"/>
        <w:szCs w:val="22"/>
      </w:rPr>
    </w:lvl>
    <w:lvl w:ilvl="8">
      <w:start w:val="1"/>
      <w:numFmt w:val="decimal"/>
      <w:suff w:val="nothing"/>
      <w:lvlText w:val="Partie %9"/>
      <w:lvlJc w:val="left"/>
      <w:rPr>
        <w:rFonts w:cs="Times New Roman"/>
      </w:rPr>
    </w:lvl>
  </w:abstractNum>
  <w:abstractNum w:abstractNumId="11" w15:restartNumberingAfterBreak="0">
    <w:nsid w:val="062C7F25"/>
    <w:multiLevelType w:val="hybridMultilevel"/>
    <w:tmpl w:val="0F164240"/>
    <w:lvl w:ilvl="0" w:tplc="6D2EF074">
      <w:start w:val="1"/>
      <w:numFmt w:val="bullet"/>
      <w:lvlText w:val=""/>
      <w:lvlJc w:val="left"/>
      <w:pPr>
        <w:tabs>
          <w:tab w:val="num" w:pos="3385"/>
        </w:tabs>
        <w:ind w:left="3385" w:hanging="357"/>
      </w:pPr>
      <w:rPr>
        <w:rFonts w:ascii="Symbol" w:hAnsi="Symbol" w:hint="default"/>
      </w:rPr>
    </w:lvl>
    <w:lvl w:ilvl="1" w:tplc="32E25450" w:tentative="1">
      <w:start w:val="1"/>
      <w:numFmt w:val="bullet"/>
      <w:lvlText w:val="o"/>
      <w:lvlJc w:val="left"/>
      <w:pPr>
        <w:tabs>
          <w:tab w:val="num" w:pos="1440"/>
        </w:tabs>
        <w:ind w:left="1440" w:hanging="360"/>
      </w:pPr>
      <w:rPr>
        <w:rFonts w:ascii="Courier New" w:hAnsi="Courier New" w:cs="Courier New" w:hint="default"/>
      </w:rPr>
    </w:lvl>
    <w:lvl w:ilvl="2" w:tplc="0FB88CCC" w:tentative="1">
      <w:start w:val="1"/>
      <w:numFmt w:val="bullet"/>
      <w:lvlText w:val=""/>
      <w:lvlJc w:val="left"/>
      <w:pPr>
        <w:tabs>
          <w:tab w:val="num" w:pos="2160"/>
        </w:tabs>
        <w:ind w:left="2160" w:hanging="360"/>
      </w:pPr>
      <w:rPr>
        <w:rFonts w:ascii="Wingdings" w:hAnsi="Wingdings" w:hint="default"/>
      </w:rPr>
    </w:lvl>
    <w:lvl w:ilvl="3" w:tplc="05087BEC" w:tentative="1">
      <w:start w:val="1"/>
      <w:numFmt w:val="bullet"/>
      <w:lvlText w:val=""/>
      <w:lvlJc w:val="left"/>
      <w:pPr>
        <w:tabs>
          <w:tab w:val="num" w:pos="2880"/>
        </w:tabs>
        <w:ind w:left="2880" w:hanging="360"/>
      </w:pPr>
      <w:rPr>
        <w:rFonts w:ascii="Symbol" w:hAnsi="Symbol" w:hint="default"/>
      </w:rPr>
    </w:lvl>
    <w:lvl w:ilvl="4" w:tplc="A25AC5B0" w:tentative="1">
      <w:start w:val="1"/>
      <w:numFmt w:val="bullet"/>
      <w:lvlText w:val="o"/>
      <w:lvlJc w:val="left"/>
      <w:pPr>
        <w:tabs>
          <w:tab w:val="num" w:pos="3600"/>
        </w:tabs>
        <w:ind w:left="3600" w:hanging="360"/>
      </w:pPr>
      <w:rPr>
        <w:rFonts w:ascii="Courier New" w:hAnsi="Courier New" w:cs="Courier New" w:hint="default"/>
      </w:rPr>
    </w:lvl>
    <w:lvl w:ilvl="5" w:tplc="9C586A60" w:tentative="1">
      <w:start w:val="1"/>
      <w:numFmt w:val="bullet"/>
      <w:lvlText w:val=""/>
      <w:lvlJc w:val="left"/>
      <w:pPr>
        <w:tabs>
          <w:tab w:val="num" w:pos="4320"/>
        </w:tabs>
        <w:ind w:left="4320" w:hanging="360"/>
      </w:pPr>
      <w:rPr>
        <w:rFonts w:ascii="Wingdings" w:hAnsi="Wingdings" w:hint="default"/>
      </w:rPr>
    </w:lvl>
    <w:lvl w:ilvl="6" w:tplc="58DC6CA6" w:tentative="1">
      <w:start w:val="1"/>
      <w:numFmt w:val="bullet"/>
      <w:lvlText w:val=""/>
      <w:lvlJc w:val="left"/>
      <w:pPr>
        <w:tabs>
          <w:tab w:val="num" w:pos="5040"/>
        </w:tabs>
        <w:ind w:left="5040" w:hanging="360"/>
      </w:pPr>
      <w:rPr>
        <w:rFonts w:ascii="Symbol" w:hAnsi="Symbol" w:hint="default"/>
      </w:rPr>
    </w:lvl>
    <w:lvl w:ilvl="7" w:tplc="ABCAE59E" w:tentative="1">
      <w:start w:val="1"/>
      <w:numFmt w:val="bullet"/>
      <w:lvlText w:val="o"/>
      <w:lvlJc w:val="left"/>
      <w:pPr>
        <w:tabs>
          <w:tab w:val="num" w:pos="5760"/>
        </w:tabs>
        <w:ind w:left="5760" w:hanging="360"/>
      </w:pPr>
      <w:rPr>
        <w:rFonts w:ascii="Courier New" w:hAnsi="Courier New" w:cs="Courier New" w:hint="default"/>
      </w:rPr>
    </w:lvl>
    <w:lvl w:ilvl="8" w:tplc="7904F10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A160ECD"/>
    <w:multiLevelType w:val="hybridMultilevel"/>
    <w:tmpl w:val="EAC87F56"/>
    <w:lvl w:ilvl="0" w:tplc="2AB4AFCE">
      <w:start w:val="1"/>
      <w:numFmt w:val="decimal"/>
      <w:lvlText w:val="Part %1."/>
      <w:lvlJc w:val="left"/>
      <w:pPr>
        <w:tabs>
          <w:tab w:val="num" w:pos="720"/>
        </w:tabs>
        <w:ind w:left="720" w:hanging="720"/>
      </w:pPr>
    </w:lvl>
    <w:lvl w:ilvl="1" w:tplc="0F10359A" w:tentative="1">
      <w:start w:val="1"/>
      <w:numFmt w:val="lowerLetter"/>
      <w:lvlText w:val="%2."/>
      <w:lvlJc w:val="left"/>
      <w:pPr>
        <w:tabs>
          <w:tab w:val="num" w:pos="1440"/>
        </w:tabs>
        <w:ind w:left="1440" w:hanging="360"/>
      </w:pPr>
    </w:lvl>
    <w:lvl w:ilvl="2" w:tplc="D62CEF5A" w:tentative="1">
      <w:start w:val="1"/>
      <w:numFmt w:val="lowerRoman"/>
      <w:lvlText w:val="%3."/>
      <w:lvlJc w:val="right"/>
      <w:pPr>
        <w:tabs>
          <w:tab w:val="num" w:pos="2160"/>
        </w:tabs>
        <w:ind w:left="2160" w:hanging="180"/>
      </w:pPr>
    </w:lvl>
    <w:lvl w:ilvl="3" w:tplc="EC1EC2B0" w:tentative="1">
      <w:start w:val="1"/>
      <w:numFmt w:val="decimal"/>
      <w:lvlText w:val="%4."/>
      <w:lvlJc w:val="left"/>
      <w:pPr>
        <w:tabs>
          <w:tab w:val="num" w:pos="2880"/>
        </w:tabs>
        <w:ind w:left="2880" w:hanging="360"/>
      </w:pPr>
    </w:lvl>
    <w:lvl w:ilvl="4" w:tplc="6966E50C" w:tentative="1">
      <w:start w:val="1"/>
      <w:numFmt w:val="lowerLetter"/>
      <w:lvlText w:val="%5."/>
      <w:lvlJc w:val="left"/>
      <w:pPr>
        <w:tabs>
          <w:tab w:val="num" w:pos="3600"/>
        </w:tabs>
        <w:ind w:left="3600" w:hanging="360"/>
      </w:pPr>
    </w:lvl>
    <w:lvl w:ilvl="5" w:tplc="7DC45A4C" w:tentative="1">
      <w:start w:val="1"/>
      <w:numFmt w:val="lowerRoman"/>
      <w:lvlText w:val="%6."/>
      <w:lvlJc w:val="right"/>
      <w:pPr>
        <w:tabs>
          <w:tab w:val="num" w:pos="4320"/>
        </w:tabs>
        <w:ind w:left="4320" w:hanging="180"/>
      </w:pPr>
    </w:lvl>
    <w:lvl w:ilvl="6" w:tplc="A044DC68" w:tentative="1">
      <w:start w:val="1"/>
      <w:numFmt w:val="decimal"/>
      <w:lvlText w:val="%7."/>
      <w:lvlJc w:val="left"/>
      <w:pPr>
        <w:tabs>
          <w:tab w:val="num" w:pos="5040"/>
        </w:tabs>
        <w:ind w:left="5040" w:hanging="360"/>
      </w:pPr>
    </w:lvl>
    <w:lvl w:ilvl="7" w:tplc="FA3A109A" w:tentative="1">
      <w:start w:val="1"/>
      <w:numFmt w:val="lowerLetter"/>
      <w:lvlText w:val="%8."/>
      <w:lvlJc w:val="left"/>
      <w:pPr>
        <w:tabs>
          <w:tab w:val="num" w:pos="5760"/>
        </w:tabs>
        <w:ind w:left="5760" w:hanging="360"/>
      </w:pPr>
    </w:lvl>
    <w:lvl w:ilvl="8" w:tplc="5CB29B7E" w:tentative="1">
      <w:start w:val="1"/>
      <w:numFmt w:val="lowerRoman"/>
      <w:lvlText w:val="%9."/>
      <w:lvlJc w:val="right"/>
      <w:pPr>
        <w:tabs>
          <w:tab w:val="num" w:pos="6480"/>
        </w:tabs>
        <w:ind w:left="6480" w:hanging="180"/>
      </w:pPr>
    </w:lvl>
  </w:abstractNum>
  <w:abstractNum w:abstractNumId="13" w15:restartNumberingAfterBreak="0">
    <w:nsid w:val="0B987AD3"/>
    <w:multiLevelType w:val="multilevel"/>
    <w:tmpl w:val="887C5C60"/>
    <w:lvl w:ilvl="0">
      <w:start w:val="1"/>
      <w:numFmt w:val="decimal"/>
      <w:pStyle w:val="SchedNumbering1"/>
      <w:lvlText w:val="%1"/>
      <w:lvlJc w:val="left"/>
      <w:pPr>
        <w:tabs>
          <w:tab w:val="num" w:pos="680"/>
        </w:tabs>
        <w:ind w:left="680" w:hanging="680"/>
      </w:pPr>
      <w:rPr>
        <w:rFonts w:ascii="Arial" w:hAnsi="Arial" w:hint="default"/>
        <w:b/>
        <w:bCs w:val="0"/>
        <w:i w:val="0"/>
        <w:sz w:val="20"/>
      </w:rPr>
    </w:lvl>
    <w:lvl w:ilvl="1">
      <w:start w:val="1"/>
      <w:numFmt w:val="decimal"/>
      <w:pStyle w:val="SchedNumbering2"/>
      <w:lvlText w:val="%1.%2"/>
      <w:lvlJc w:val="left"/>
      <w:pPr>
        <w:tabs>
          <w:tab w:val="num" w:pos="680"/>
        </w:tabs>
        <w:ind w:left="680" w:hanging="680"/>
      </w:pPr>
      <w:rPr>
        <w:rFonts w:ascii="Arial" w:hAnsi="Arial" w:hint="default"/>
        <w:b w:val="0"/>
        <w:bCs/>
        <w:i w:val="0"/>
        <w:sz w:val="20"/>
      </w:rPr>
    </w:lvl>
    <w:lvl w:ilvl="2">
      <w:start w:val="1"/>
      <w:numFmt w:val="decimal"/>
      <w:pStyle w:val="SchedNumbering3"/>
      <w:lvlText w:val="%1.%2.%3"/>
      <w:lvlJc w:val="left"/>
      <w:pPr>
        <w:tabs>
          <w:tab w:val="num" w:pos="1474"/>
        </w:tabs>
        <w:ind w:left="1474" w:hanging="794"/>
      </w:pPr>
      <w:rPr>
        <w:rFonts w:ascii="Arial" w:hAnsi="Arial" w:hint="default"/>
        <w:b/>
        <w:bCs w:val="0"/>
        <w:i w:val="0"/>
        <w:iCs w:val="0"/>
        <w:caps w:val="0"/>
        <w:smallCaps w:val="0"/>
        <w:strike w:val="0"/>
        <w:dstrike w:val="0"/>
        <w:noProof w:val="0"/>
        <w:vanish w:val="0"/>
        <w:color w:val="000000"/>
        <w:spacing w:val="0"/>
        <w:kern w:val="0"/>
        <w:positio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SchedNumbering4"/>
      <w:lvlText w:val="(%4)"/>
      <w:lvlJc w:val="left"/>
      <w:pPr>
        <w:tabs>
          <w:tab w:val="num" w:pos="1928"/>
        </w:tabs>
        <w:ind w:left="1928" w:hanging="454"/>
      </w:pPr>
      <w:rPr>
        <w:rFonts w:ascii="Arial" w:hAnsi="Arial" w:hint="default"/>
        <w:b/>
        <w:i w:val="0"/>
        <w:sz w:val="20"/>
        <w:szCs w:val="18"/>
      </w:rPr>
    </w:lvl>
    <w:lvl w:ilvl="4">
      <w:start w:val="1"/>
      <w:numFmt w:val="lowerRoman"/>
      <w:pStyle w:val="SchedNumbering5"/>
      <w:lvlText w:val="(%5)"/>
      <w:lvlJc w:val="left"/>
      <w:pPr>
        <w:tabs>
          <w:tab w:val="num" w:pos="2381"/>
        </w:tabs>
        <w:ind w:left="2381" w:hanging="453"/>
      </w:pPr>
      <w:rPr>
        <w:rFonts w:ascii="Arial" w:hAnsi="Arial" w:hint="default"/>
        <w:b/>
        <w:i w:val="0"/>
        <w:sz w:val="20"/>
        <w:szCs w:val="18"/>
      </w:rPr>
    </w:lvl>
    <w:lvl w:ilvl="5">
      <w:start w:val="1"/>
      <w:numFmt w:val="bullet"/>
      <w:lvlText w:val=""/>
      <w:lvlJc w:val="left"/>
      <w:pPr>
        <w:tabs>
          <w:tab w:val="num" w:pos="3288"/>
        </w:tabs>
        <w:ind w:left="3288" w:hanging="680"/>
      </w:pPr>
      <w:rPr>
        <w:rFonts w:ascii="Symbol" w:hAnsi="Symbol" w:hint="default"/>
      </w:rPr>
    </w:lvl>
    <w:lvl w:ilvl="6">
      <w:start w:val="1"/>
      <w:numFmt w:val="none"/>
      <w:lvlText w:val=""/>
      <w:lvlJc w:val="left"/>
      <w:pPr>
        <w:tabs>
          <w:tab w:val="num" w:pos="3288"/>
        </w:tabs>
        <w:ind w:left="3288" w:hanging="680"/>
      </w:pPr>
      <w:rPr>
        <w:rFonts w:hint="default"/>
      </w:rPr>
    </w:lvl>
    <w:lvl w:ilvl="7">
      <w:start w:val="1"/>
      <w:numFmt w:val="none"/>
      <w:lvlText w:val=""/>
      <w:lvlJc w:val="left"/>
      <w:pPr>
        <w:tabs>
          <w:tab w:val="num" w:pos="3288"/>
        </w:tabs>
        <w:ind w:left="3288" w:hanging="680"/>
      </w:pPr>
      <w:rPr>
        <w:rFonts w:hint="default"/>
      </w:rPr>
    </w:lvl>
    <w:lvl w:ilvl="8">
      <w:start w:val="1"/>
      <w:numFmt w:val="none"/>
      <w:lvlText w:val=""/>
      <w:lvlJc w:val="left"/>
      <w:pPr>
        <w:tabs>
          <w:tab w:val="num" w:pos="3288"/>
        </w:tabs>
        <w:ind w:left="3288" w:hanging="680"/>
      </w:pPr>
      <w:rPr>
        <w:rFonts w:hint="default"/>
      </w:rPr>
    </w:lvl>
  </w:abstractNum>
  <w:abstractNum w:abstractNumId="14" w15:restartNumberingAfterBreak="0">
    <w:nsid w:val="0C182364"/>
    <w:multiLevelType w:val="multilevel"/>
    <w:tmpl w:val="D7461F0E"/>
    <w:lvl w:ilvl="0">
      <w:start w:val="1"/>
      <w:numFmt w:val="bullet"/>
      <w:pStyle w:val="BulletedList"/>
      <w:lvlText w:val=""/>
      <w:lvlJc w:val="left"/>
      <w:pPr>
        <w:tabs>
          <w:tab w:val="num" w:pos="369"/>
        </w:tabs>
        <w:ind w:left="369" w:hanging="369"/>
      </w:pPr>
      <w:rPr>
        <w:rFonts w:ascii="Symbol" w:hAnsi="Symbol" w:hint="default"/>
      </w:rPr>
    </w:lvl>
    <w:lvl w:ilvl="1">
      <w:start w:val="1"/>
      <w:numFmt w:val="bullet"/>
      <w:lvlText w:val="o"/>
      <w:lvlJc w:val="left"/>
      <w:pPr>
        <w:tabs>
          <w:tab w:val="num" w:pos="1038"/>
        </w:tabs>
        <w:ind w:left="1038" w:hanging="358"/>
      </w:pPr>
      <w:rPr>
        <w:rFonts w:ascii="Courier New" w:hAnsi="Courier New" w:hint="default"/>
        <w:color w:val="auto"/>
      </w:rPr>
    </w:lvl>
    <w:lvl w:ilvl="2">
      <w:start w:val="1"/>
      <w:numFmt w:val="bullet"/>
      <w:lvlText w:val=""/>
      <w:lvlJc w:val="left"/>
      <w:pPr>
        <w:tabs>
          <w:tab w:val="num" w:pos="1843"/>
        </w:tabs>
        <w:ind w:left="1843" w:hanging="369"/>
      </w:pPr>
      <w:rPr>
        <w:rFonts w:ascii="Symbol" w:hAnsi="Symbol" w:hint="default"/>
        <w:color w:val="auto"/>
      </w:rPr>
    </w:lvl>
    <w:lvl w:ilvl="3">
      <w:start w:val="1"/>
      <w:numFmt w:val="bullet"/>
      <w:lvlText w:val=""/>
      <w:lvlJc w:val="left"/>
      <w:pPr>
        <w:tabs>
          <w:tab w:val="num" w:pos="2296"/>
        </w:tabs>
        <w:ind w:left="2296" w:hanging="368"/>
      </w:pPr>
      <w:rPr>
        <w:rFonts w:ascii="Courier New" w:hAnsi="Courier New" w:hint="default"/>
        <w:color w:val="auto"/>
      </w:rPr>
    </w:lvl>
    <w:lvl w:ilvl="4">
      <w:start w:val="1"/>
      <w:numFmt w:val="bullet"/>
      <w:lvlText w:val=""/>
      <w:lvlJc w:val="left"/>
      <w:pPr>
        <w:tabs>
          <w:tab w:val="num" w:pos="2750"/>
        </w:tabs>
        <w:ind w:left="2750" w:hanging="369"/>
      </w:pPr>
      <w:rPr>
        <w:rFonts w:ascii="Symbol" w:hAnsi="Symbol" w:hint="default"/>
        <w:color w:val="auto"/>
      </w:rPr>
    </w:lvl>
    <w:lvl w:ilvl="5">
      <w:start w:val="1"/>
      <w:numFmt w:val="bullet"/>
      <w:lvlText w:val=""/>
      <w:lvlJc w:val="left"/>
      <w:pPr>
        <w:tabs>
          <w:tab w:val="num" w:pos="2214"/>
        </w:tabs>
        <w:ind w:left="2214" w:hanging="369"/>
      </w:pPr>
      <w:rPr>
        <w:rFonts w:ascii="Symbol" w:hAnsi="Symbol" w:hint="default"/>
      </w:rPr>
    </w:lvl>
    <w:lvl w:ilvl="6">
      <w:start w:val="1"/>
      <w:numFmt w:val="bullet"/>
      <w:lvlText w:val=""/>
      <w:lvlJc w:val="left"/>
      <w:pPr>
        <w:tabs>
          <w:tab w:val="num" w:pos="2583"/>
        </w:tabs>
        <w:ind w:left="2583" w:hanging="369"/>
      </w:pPr>
      <w:rPr>
        <w:rFonts w:ascii="Symbol" w:hAnsi="Symbol" w:hint="default"/>
      </w:rPr>
    </w:lvl>
    <w:lvl w:ilvl="7">
      <w:start w:val="1"/>
      <w:numFmt w:val="bullet"/>
      <w:lvlText w:val=""/>
      <w:lvlJc w:val="left"/>
      <w:pPr>
        <w:tabs>
          <w:tab w:val="num" w:pos="2952"/>
        </w:tabs>
        <w:ind w:left="2952" w:hanging="369"/>
      </w:pPr>
      <w:rPr>
        <w:rFonts w:ascii="Symbol" w:hAnsi="Symbol" w:hint="default"/>
      </w:rPr>
    </w:lvl>
    <w:lvl w:ilvl="8">
      <w:start w:val="1"/>
      <w:numFmt w:val="none"/>
      <w:lvlText w:val=""/>
      <w:lvlJc w:val="left"/>
      <w:pPr>
        <w:tabs>
          <w:tab w:val="num" w:pos="3321"/>
        </w:tabs>
        <w:ind w:left="3321" w:hanging="369"/>
      </w:pPr>
      <w:rPr>
        <w:rFonts w:hint="default"/>
      </w:rPr>
    </w:lvl>
  </w:abstractNum>
  <w:abstractNum w:abstractNumId="15" w15:restartNumberingAfterBreak="0">
    <w:nsid w:val="0D924B87"/>
    <w:multiLevelType w:val="multilevel"/>
    <w:tmpl w:val="54F6C540"/>
    <w:name w:val="sch_style2"/>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1559"/>
        </w:tabs>
        <w:ind w:left="1559" w:hanging="567"/>
      </w:pPr>
      <w:rPr>
        <w:rFonts w:hint="default"/>
      </w:rPr>
    </w:lvl>
    <w:lvl w:ilvl="2">
      <w:start w:val="1"/>
      <w:numFmt w:val="lowerRoman"/>
      <w:lvlText w:val="(%3)"/>
      <w:lvlJc w:val="left"/>
      <w:pPr>
        <w:tabs>
          <w:tab w:val="num" w:pos="2421"/>
        </w:tabs>
        <w:ind w:left="2268" w:hanging="567"/>
      </w:pPr>
      <w:rPr>
        <w:rFonts w:hint="default"/>
      </w:rPr>
    </w:lvl>
    <w:lvl w:ilvl="3">
      <w:start w:val="1"/>
      <w:numFmt w:val="lowerRoman"/>
      <w:lvlText w:val="(%4)"/>
      <w:lvlJc w:val="left"/>
      <w:pPr>
        <w:tabs>
          <w:tab w:val="num" w:pos="2421"/>
        </w:tabs>
        <w:ind w:left="2268" w:hanging="56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1E4E42A5"/>
    <w:multiLevelType w:val="hybridMultilevel"/>
    <w:tmpl w:val="F52E94F0"/>
    <w:lvl w:ilvl="0" w:tplc="E41C8E38">
      <w:start w:val="1"/>
      <w:numFmt w:val="decimal"/>
      <w:lvlText w:val="Annex "/>
      <w:lvlJc w:val="left"/>
      <w:pPr>
        <w:tabs>
          <w:tab w:val="num" w:pos="1080"/>
        </w:tabs>
        <w:ind w:left="360" w:hanging="360"/>
      </w:pPr>
    </w:lvl>
    <w:lvl w:ilvl="1" w:tplc="730AAE9C" w:tentative="1">
      <w:start w:val="1"/>
      <w:numFmt w:val="lowerLetter"/>
      <w:lvlText w:val="%2."/>
      <w:lvlJc w:val="left"/>
      <w:pPr>
        <w:tabs>
          <w:tab w:val="num" w:pos="1440"/>
        </w:tabs>
        <w:ind w:left="1440" w:hanging="360"/>
      </w:pPr>
    </w:lvl>
    <w:lvl w:ilvl="2" w:tplc="21AE7252" w:tentative="1">
      <w:start w:val="1"/>
      <w:numFmt w:val="lowerRoman"/>
      <w:lvlText w:val="%3."/>
      <w:lvlJc w:val="right"/>
      <w:pPr>
        <w:tabs>
          <w:tab w:val="num" w:pos="2160"/>
        </w:tabs>
        <w:ind w:left="2160" w:hanging="180"/>
      </w:pPr>
    </w:lvl>
    <w:lvl w:ilvl="3" w:tplc="4A38DF58" w:tentative="1">
      <w:start w:val="1"/>
      <w:numFmt w:val="decimal"/>
      <w:lvlText w:val="%4."/>
      <w:lvlJc w:val="left"/>
      <w:pPr>
        <w:tabs>
          <w:tab w:val="num" w:pos="2880"/>
        </w:tabs>
        <w:ind w:left="2880" w:hanging="360"/>
      </w:pPr>
    </w:lvl>
    <w:lvl w:ilvl="4" w:tplc="D1D8CEC0" w:tentative="1">
      <w:start w:val="1"/>
      <w:numFmt w:val="lowerLetter"/>
      <w:lvlText w:val="%5."/>
      <w:lvlJc w:val="left"/>
      <w:pPr>
        <w:tabs>
          <w:tab w:val="num" w:pos="3600"/>
        </w:tabs>
        <w:ind w:left="3600" w:hanging="360"/>
      </w:pPr>
    </w:lvl>
    <w:lvl w:ilvl="5" w:tplc="5C385E16" w:tentative="1">
      <w:start w:val="1"/>
      <w:numFmt w:val="lowerRoman"/>
      <w:lvlText w:val="%6."/>
      <w:lvlJc w:val="right"/>
      <w:pPr>
        <w:tabs>
          <w:tab w:val="num" w:pos="4320"/>
        </w:tabs>
        <w:ind w:left="4320" w:hanging="180"/>
      </w:pPr>
    </w:lvl>
    <w:lvl w:ilvl="6" w:tplc="EE26C346" w:tentative="1">
      <w:start w:val="1"/>
      <w:numFmt w:val="decimal"/>
      <w:lvlText w:val="%7."/>
      <w:lvlJc w:val="left"/>
      <w:pPr>
        <w:tabs>
          <w:tab w:val="num" w:pos="5040"/>
        </w:tabs>
        <w:ind w:left="5040" w:hanging="360"/>
      </w:pPr>
    </w:lvl>
    <w:lvl w:ilvl="7" w:tplc="FA5662EC" w:tentative="1">
      <w:start w:val="1"/>
      <w:numFmt w:val="lowerLetter"/>
      <w:lvlText w:val="%8."/>
      <w:lvlJc w:val="left"/>
      <w:pPr>
        <w:tabs>
          <w:tab w:val="num" w:pos="5760"/>
        </w:tabs>
        <w:ind w:left="5760" w:hanging="360"/>
      </w:pPr>
    </w:lvl>
    <w:lvl w:ilvl="8" w:tplc="77021E4C" w:tentative="1">
      <w:start w:val="1"/>
      <w:numFmt w:val="lowerRoman"/>
      <w:lvlText w:val="%9."/>
      <w:lvlJc w:val="right"/>
      <w:pPr>
        <w:tabs>
          <w:tab w:val="num" w:pos="6480"/>
        </w:tabs>
        <w:ind w:left="6480" w:hanging="180"/>
      </w:pPr>
    </w:lvl>
  </w:abstractNum>
  <w:abstractNum w:abstractNumId="17" w15:restartNumberingAfterBreak="0">
    <w:nsid w:val="20E82F3A"/>
    <w:multiLevelType w:val="hybridMultilevel"/>
    <w:tmpl w:val="1DF80854"/>
    <w:lvl w:ilvl="0" w:tplc="B714F9B0">
      <w:start w:val="1"/>
      <w:numFmt w:val="decimal"/>
      <w:lvlText w:val="Schedule"/>
      <w:lvlJc w:val="left"/>
      <w:pPr>
        <w:tabs>
          <w:tab w:val="num" w:pos="720"/>
        </w:tabs>
        <w:ind w:left="720" w:hanging="720"/>
      </w:pPr>
    </w:lvl>
    <w:lvl w:ilvl="1" w:tplc="6BFC3F84" w:tentative="1">
      <w:start w:val="1"/>
      <w:numFmt w:val="lowerLetter"/>
      <w:lvlText w:val="%2."/>
      <w:lvlJc w:val="left"/>
      <w:pPr>
        <w:tabs>
          <w:tab w:val="num" w:pos="1440"/>
        </w:tabs>
        <w:ind w:left="1440" w:hanging="360"/>
      </w:pPr>
    </w:lvl>
    <w:lvl w:ilvl="2" w:tplc="27E032DE" w:tentative="1">
      <w:start w:val="1"/>
      <w:numFmt w:val="lowerRoman"/>
      <w:lvlText w:val="%3."/>
      <w:lvlJc w:val="right"/>
      <w:pPr>
        <w:tabs>
          <w:tab w:val="num" w:pos="2160"/>
        </w:tabs>
        <w:ind w:left="2160" w:hanging="180"/>
      </w:pPr>
    </w:lvl>
    <w:lvl w:ilvl="3" w:tplc="D5FA88D2" w:tentative="1">
      <w:start w:val="1"/>
      <w:numFmt w:val="decimal"/>
      <w:lvlText w:val="%4."/>
      <w:lvlJc w:val="left"/>
      <w:pPr>
        <w:tabs>
          <w:tab w:val="num" w:pos="2880"/>
        </w:tabs>
        <w:ind w:left="2880" w:hanging="360"/>
      </w:pPr>
    </w:lvl>
    <w:lvl w:ilvl="4" w:tplc="4E220292" w:tentative="1">
      <w:start w:val="1"/>
      <w:numFmt w:val="lowerLetter"/>
      <w:lvlText w:val="%5."/>
      <w:lvlJc w:val="left"/>
      <w:pPr>
        <w:tabs>
          <w:tab w:val="num" w:pos="3600"/>
        </w:tabs>
        <w:ind w:left="3600" w:hanging="360"/>
      </w:pPr>
    </w:lvl>
    <w:lvl w:ilvl="5" w:tplc="F8F440AE" w:tentative="1">
      <w:start w:val="1"/>
      <w:numFmt w:val="lowerRoman"/>
      <w:lvlText w:val="%6."/>
      <w:lvlJc w:val="right"/>
      <w:pPr>
        <w:tabs>
          <w:tab w:val="num" w:pos="4320"/>
        </w:tabs>
        <w:ind w:left="4320" w:hanging="180"/>
      </w:pPr>
    </w:lvl>
    <w:lvl w:ilvl="6" w:tplc="AEB607B4" w:tentative="1">
      <w:start w:val="1"/>
      <w:numFmt w:val="decimal"/>
      <w:lvlText w:val="%7."/>
      <w:lvlJc w:val="left"/>
      <w:pPr>
        <w:tabs>
          <w:tab w:val="num" w:pos="5040"/>
        </w:tabs>
        <w:ind w:left="5040" w:hanging="360"/>
      </w:pPr>
    </w:lvl>
    <w:lvl w:ilvl="7" w:tplc="E8885B20" w:tentative="1">
      <w:start w:val="1"/>
      <w:numFmt w:val="lowerLetter"/>
      <w:lvlText w:val="%8."/>
      <w:lvlJc w:val="left"/>
      <w:pPr>
        <w:tabs>
          <w:tab w:val="num" w:pos="5760"/>
        </w:tabs>
        <w:ind w:left="5760" w:hanging="360"/>
      </w:pPr>
    </w:lvl>
    <w:lvl w:ilvl="8" w:tplc="3A4608FC" w:tentative="1">
      <w:start w:val="1"/>
      <w:numFmt w:val="lowerRoman"/>
      <w:lvlText w:val="%9."/>
      <w:lvlJc w:val="right"/>
      <w:pPr>
        <w:tabs>
          <w:tab w:val="num" w:pos="6480"/>
        </w:tabs>
        <w:ind w:left="6480" w:hanging="180"/>
      </w:pPr>
    </w:lvl>
  </w:abstractNum>
  <w:abstractNum w:abstractNumId="18" w15:restartNumberingAfterBreak="0">
    <w:nsid w:val="24910D79"/>
    <w:multiLevelType w:val="multilevel"/>
    <w:tmpl w:val="9BD0EF08"/>
    <w:lvl w:ilvl="0">
      <w:start w:val="1"/>
      <w:numFmt w:val="upperLetter"/>
      <w:pStyle w:val="ABackground"/>
      <w:lvlText w:val="(%1)"/>
      <w:lvlJc w:val="left"/>
      <w:rPr>
        <w:rFonts w:ascii="Arial" w:hAnsi="Arial" w:cs="Times New Roman" w:hint="default"/>
        <w:b w:val="0"/>
        <w:bCs/>
        <w:i w:val="0"/>
        <w:iCs w:val="0"/>
        <w:caps w:val="0"/>
        <w:smallCaps w:val="0"/>
        <w:strike w:val="0"/>
        <w:dstrike w:val="0"/>
        <w:vanish w:val="0"/>
        <w:color w:val="auto"/>
        <w:spacing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Roman"/>
      <w:lvlText w:val="(%2)"/>
      <w:lvlJc w:val="left"/>
      <w:pPr>
        <w:tabs>
          <w:tab w:val="num" w:pos="2801"/>
        </w:tabs>
        <w:ind w:left="2801" w:hanging="681"/>
      </w:pPr>
      <w:rPr>
        <w:rFonts w:ascii="Trebuchet MS" w:hAnsi="Trebuchet MS" w:cs="Times New Roman" w:hint="default"/>
        <w:b/>
        <w:i w:val="0"/>
        <w:sz w:val="20"/>
      </w:rPr>
    </w:lvl>
    <w:lvl w:ilvl="2">
      <w:start w:val="1"/>
      <w:numFmt w:val="none"/>
      <w:lvlText w:val=""/>
      <w:lvlJc w:val="right"/>
      <w:pPr>
        <w:ind w:left="3600" w:hanging="180"/>
      </w:pPr>
      <w:rPr>
        <w:rFonts w:cs="Times New Roman" w:hint="default"/>
      </w:rPr>
    </w:lvl>
    <w:lvl w:ilvl="3">
      <w:start w:val="1"/>
      <w:numFmt w:val="none"/>
      <w:lvlText w:val=""/>
      <w:lvlJc w:val="left"/>
      <w:pPr>
        <w:ind w:left="4320" w:hanging="360"/>
      </w:pPr>
      <w:rPr>
        <w:rFonts w:cs="Times New Roman" w:hint="default"/>
      </w:rPr>
    </w:lvl>
    <w:lvl w:ilvl="4">
      <w:start w:val="1"/>
      <w:numFmt w:val="none"/>
      <w:lvlText w:val=""/>
      <w:lvlJc w:val="left"/>
      <w:pPr>
        <w:ind w:left="5040" w:hanging="360"/>
      </w:pPr>
      <w:rPr>
        <w:rFonts w:cs="Times New Roman" w:hint="default"/>
      </w:rPr>
    </w:lvl>
    <w:lvl w:ilvl="5">
      <w:start w:val="1"/>
      <w:numFmt w:val="none"/>
      <w:lvlText w:val=""/>
      <w:lvlJc w:val="right"/>
      <w:pPr>
        <w:ind w:left="5760" w:hanging="180"/>
      </w:pPr>
      <w:rPr>
        <w:rFonts w:cs="Times New Roman" w:hint="default"/>
      </w:rPr>
    </w:lvl>
    <w:lvl w:ilvl="6">
      <w:start w:val="1"/>
      <w:numFmt w:val="none"/>
      <w:lvlText w:val=""/>
      <w:lvlJc w:val="left"/>
      <w:pPr>
        <w:ind w:left="6480" w:hanging="360"/>
      </w:pPr>
      <w:rPr>
        <w:rFonts w:cs="Times New Roman" w:hint="default"/>
      </w:rPr>
    </w:lvl>
    <w:lvl w:ilvl="7">
      <w:start w:val="1"/>
      <w:numFmt w:val="none"/>
      <w:lvlText w:val=""/>
      <w:lvlJc w:val="left"/>
      <w:pPr>
        <w:ind w:left="7200" w:hanging="360"/>
      </w:pPr>
      <w:rPr>
        <w:rFonts w:cs="Times New Roman" w:hint="default"/>
      </w:rPr>
    </w:lvl>
    <w:lvl w:ilvl="8">
      <w:start w:val="1"/>
      <w:numFmt w:val="none"/>
      <w:lvlText w:val=""/>
      <w:lvlJc w:val="right"/>
      <w:pPr>
        <w:ind w:left="7920" w:hanging="180"/>
      </w:pPr>
      <w:rPr>
        <w:rFonts w:cs="Times New Roman" w:hint="default"/>
      </w:rPr>
    </w:lvl>
  </w:abstractNum>
  <w:abstractNum w:abstractNumId="19" w15:restartNumberingAfterBreak="0">
    <w:nsid w:val="28B55450"/>
    <w:multiLevelType w:val="multilevel"/>
    <w:tmpl w:val="23F83D6E"/>
    <w:lvl w:ilvl="0">
      <w:start w:val="1"/>
      <w:numFmt w:val="upperLetter"/>
      <w:pStyle w:val="ABracketedLetter"/>
      <w:lvlText w:val="(%1)"/>
      <w:lvlJc w:val="left"/>
      <w:pPr>
        <w:ind w:left="680" w:hanging="680"/>
      </w:pPr>
      <w:rPr>
        <w:rFonts w:ascii="Arial" w:hAnsi="Arial" w:hint="default"/>
        <w:b/>
        <w:i w:val="0"/>
        <w:sz w:val="20"/>
      </w:rPr>
    </w:lvl>
    <w:lvl w:ilvl="1">
      <w:start w:val="1"/>
      <w:numFmt w:val="lowerRoman"/>
      <w:lvlText w:val="(%2)"/>
      <w:lvlJc w:val="left"/>
      <w:pPr>
        <w:tabs>
          <w:tab w:val="num" w:pos="1474"/>
        </w:tabs>
        <w:ind w:left="1474" w:hanging="794"/>
      </w:pPr>
      <w:rPr>
        <w:rFonts w:ascii="Trebuchet MS" w:hAnsi="Trebuchet MS" w:hint="default"/>
        <w:b/>
        <w:i w:val="0"/>
        <w:sz w:val="20"/>
      </w:rPr>
    </w:lvl>
    <w:lvl w:ilvl="2">
      <w:start w:val="1"/>
      <w:numFmt w:val="lowerLetter"/>
      <w:lvlText w:val="(%3)"/>
      <w:lvlJc w:val="left"/>
      <w:pPr>
        <w:tabs>
          <w:tab w:val="num" w:pos="1928"/>
        </w:tabs>
        <w:ind w:left="1928" w:hanging="454"/>
      </w:pPr>
      <w:rPr>
        <w:rFonts w:ascii="Trebuchet MS" w:hAnsi="Trebuchet MS" w:hint="default"/>
        <w:b/>
        <w:i w:val="0"/>
        <w:sz w:val="20"/>
      </w:rPr>
    </w:lvl>
    <w:lvl w:ilvl="3">
      <w:start w:val="1"/>
      <w:numFmt w:val="bullet"/>
      <w:lvlText w:val=""/>
      <w:lvlJc w:val="left"/>
      <w:pPr>
        <w:tabs>
          <w:tab w:val="num" w:pos="2381"/>
        </w:tabs>
        <w:ind w:left="2381" w:hanging="453"/>
      </w:pPr>
      <w:rPr>
        <w:rFonts w:ascii="Symbol" w:hAnsi="Symbol" w:hint="default"/>
      </w:rPr>
    </w:lvl>
    <w:lvl w:ilvl="4">
      <w:start w:val="1"/>
      <w:numFmt w:val="bullet"/>
      <w:lvlText w:val=""/>
      <w:lvlJc w:val="left"/>
      <w:pPr>
        <w:tabs>
          <w:tab w:val="num" w:pos="2750"/>
        </w:tabs>
        <w:ind w:left="2750" w:hanging="369"/>
      </w:pPr>
      <w:rPr>
        <w:rFonts w:ascii="Courier New" w:hAnsi="Courier New" w:hint="default"/>
        <w:color w:val="auto"/>
      </w:rPr>
    </w:lvl>
    <w:lvl w:ilvl="5">
      <w:start w:val="1"/>
      <w:numFmt w:val="none"/>
      <w:lvlText w:val=""/>
      <w:lvlJc w:val="right"/>
      <w:pPr>
        <w:ind w:left="4811" w:hanging="180"/>
      </w:pPr>
      <w:rPr>
        <w:rFonts w:hint="default"/>
      </w:rPr>
    </w:lvl>
    <w:lvl w:ilvl="6">
      <w:start w:val="1"/>
      <w:numFmt w:val="none"/>
      <w:lvlText w:val=""/>
      <w:lvlJc w:val="left"/>
      <w:pPr>
        <w:ind w:left="5531" w:hanging="360"/>
      </w:pPr>
      <w:rPr>
        <w:rFonts w:hint="default"/>
      </w:rPr>
    </w:lvl>
    <w:lvl w:ilvl="7">
      <w:start w:val="1"/>
      <w:numFmt w:val="none"/>
      <w:lvlText w:val=""/>
      <w:lvlJc w:val="left"/>
      <w:pPr>
        <w:ind w:left="6251" w:hanging="360"/>
      </w:pPr>
      <w:rPr>
        <w:rFonts w:hint="default"/>
      </w:rPr>
    </w:lvl>
    <w:lvl w:ilvl="8">
      <w:start w:val="1"/>
      <w:numFmt w:val="none"/>
      <w:lvlText w:val=""/>
      <w:lvlJc w:val="right"/>
      <w:pPr>
        <w:ind w:left="6971" w:hanging="180"/>
      </w:pPr>
      <w:rPr>
        <w:rFonts w:hint="default"/>
      </w:rPr>
    </w:lvl>
  </w:abstractNum>
  <w:abstractNum w:abstractNumId="20" w15:restartNumberingAfterBreak="0">
    <w:nsid w:val="2A535A95"/>
    <w:multiLevelType w:val="multilevel"/>
    <w:tmpl w:val="BE80C6D0"/>
    <w:lvl w:ilvl="0">
      <w:start w:val="1"/>
      <w:numFmt w:val="decimal"/>
      <w:pStyle w:val="CourtDocNumbering"/>
      <w:lvlText w:val="%1"/>
      <w:lvlJc w:val="left"/>
      <w:pPr>
        <w:tabs>
          <w:tab w:val="num" w:pos="680"/>
        </w:tabs>
        <w:ind w:left="680" w:hanging="680"/>
      </w:pPr>
      <w:rPr>
        <w:rFonts w:ascii="Arial" w:hAnsi="Arial" w:hint="default"/>
        <w:b/>
        <w:i w:val="0"/>
        <w:sz w:val="20"/>
      </w:rPr>
    </w:lvl>
    <w:lvl w:ilvl="1">
      <w:start w:val="1"/>
      <w:numFmt w:val="decimal"/>
      <w:lvlText w:val="%1.%2"/>
      <w:lvlJc w:val="left"/>
      <w:pPr>
        <w:tabs>
          <w:tab w:val="num" w:pos="680"/>
        </w:tabs>
        <w:ind w:left="1474" w:hanging="794"/>
      </w:pPr>
      <w:rPr>
        <w:rFonts w:ascii="Trebuchet MS" w:hAnsi="Trebuchet MS" w:hint="default"/>
        <w:b/>
        <w:i w:val="0"/>
        <w:sz w:val="20"/>
      </w:rPr>
    </w:lvl>
    <w:lvl w:ilvl="2">
      <w:start w:val="1"/>
      <w:numFmt w:val="decimal"/>
      <w:lvlText w:val="%1.%2.%3"/>
      <w:lvlJc w:val="left"/>
      <w:pPr>
        <w:tabs>
          <w:tab w:val="num" w:pos="680"/>
        </w:tabs>
        <w:ind w:left="1928" w:hanging="454"/>
      </w:pPr>
      <w:rPr>
        <w:rFonts w:ascii="Trebuchet MS" w:hAnsi="Trebuchet MS" w:hint="default"/>
        <w:b/>
        <w:i w:val="0"/>
        <w:sz w:val="20"/>
      </w:rPr>
    </w:lvl>
    <w:lvl w:ilvl="3">
      <w:start w:val="1"/>
      <w:numFmt w:val="lowerLetter"/>
      <w:lvlText w:val="(%4)"/>
      <w:lvlJc w:val="left"/>
      <w:pPr>
        <w:tabs>
          <w:tab w:val="num" w:pos="2155"/>
        </w:tabs>
        <w:ind w:left="2155" w:firstLine="0"/>
      </w:pPr>
      <w:rPr>
        <w:rFonts w:ascii="Trebuchet MS" w:hAnsi="Trebuchet MS" w:hint="default"/>
        <w:b/>
        <w:i w:val="0"/>
        <w:color w:val="auto"/>
        <w:sz w:val="20"/>
      </w:rPr>
    </w:lvl>
    <w:lvl w:ilvl="4">
      <w:start w:val="1"/>
      <w:numFmt w:val="none"/>
      <w:lvlText w:val=""/>
      <w:lvlJc w:val="left"/>
      <w:pPr>
        <w:ind w:left="3600" w:hanging="360"/>
      </w:pPr>
      <w:rPr>
        <w:rFonts w:hint="default"/>
      </w:rPr>
    </w:lvl>
    <w:lvl w:ilvl="5">
      <w:start w:val="1"/>
      <w:numFmt w:val="none"/>
      <w:lvlText w:val=""/>
      <w:lvlJc w:val="right"/>
      <w:pPr>
        <w:ind w:left="4320" w:hanging="18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right"/>
      <w:pPr>
        <w:ind w:left="6480" w:hanging="180"/>
      </w:pPr>
      <w:rPr>
        <w:rFonts w:hint="default"/>
      </w:rPr>
    </w:lvl>
  </w:abstractNum>
  <w:abstractNum w:abstractNumId="21" w15:restartNumberingAfterBreak="0">
    <w:nsid w:val="2F411BC8"/>
    <w:multiLevelType w:val="multilevel"/>
    <w:tmpl w:val="4D74ED0A"/>
    <w:lvl w:ilvl="0">
      <w:start w:val="1"/>
      <w:numFmt w:val="decimal"/>
      <w:pStyle w:val="CommercialScheduleTitle"/>
      <w:suff w:val="nothing"/>
      <w:lvlText w:val="Schedule %1"/>
      <w:lvlJc w:val="left"/>
      <w:pPr>
        <w:ind w:left="0" w:firstLine="0"/>
      </w:pPr>
      <w:rPr>
        <w:rFonts w:ascii="Trebuchet MS" w:hAnsi="Trebuchet MS" w:hint="default"/>
        <w:b/>
        <w:bCs w:val="0"/>
        <w:i w:val="0"/>
        <w:iCs w:val="0"/>
        <w:caps w:val="0"/>
        <w:strike w:val="0"/>
        <w:dstrike w:val="0"/>
        <w:vanish w:val="0"/>
        <w:color w:val="000000"/>
        <w:spacing w:val="0"/>
        <w:kern w:val="0"/>
        <w:position w:val="0"/>
        <w:sz w:val="20"/>
        <w:szCs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numFmt w:val="none"/>
      <w:pStyle w:val="ScheduleSubtitle"/>
      <w:suff w:val="nothing"/>
      <w:lvlText w:val=""/>
      <w:lvlJc w:val="left"/>
      <w:pPr>
        <w:ind w:left="0" w:firstLine="0"/>
      </w:pPr>
      <w:rPr>
        <w:rFonts w:ascii="Trebuchet MS" w:hAnsi="Trebuchet MS" w:hint="default"/>
        <w:b/>
        <w:i w:val="0"/>
        <w:sz w:val="20"/>
      </w:rPr>
    </w:lvl>
    <w:lvl w:ilvl="2">
      <w:start w:val="1"/>
      <w:numFmt w:val="decimal"/>
      <w:lvlRestart w:val="1"/>
      <w:pStyle w:val="CommercialPartTitle"/>
      <w:suff w:val="nothing"/>
      <w:lvlText w:val="Part %3"/>
      <w:lvlJc w:val="left"/>
      <w:pPr>
        <w:ind w:left="0" w:firstLine="0"/>
      </w:pPr>
      <w:rPr>
        <w:rFonts w:ascii="Trebuchet MS" w:hAnsi="Trebuchet MS" w:hint="default"/>
        <w:b/>
        <w:i w:val="0"/>
        <w:caps w:val="0"/>
        <w:smallCaps w:val="0"/>
        <w:sz w:val="20"/>
        <w:szCs w:val="18"/>
      </w:rPr>
    </w:lvl>
    <w:lvl w:ilvl="3">
      <w:start w:val="1"/>
      <w:numFmt w:val="none"/>
      <w:pStyle w:val="PartSubtitle"/>
      <w:lvlText w:val=""/>
      <w:lvlJc w:val="left"/>
      <w:pPr>
        <w:tabs>
          <w:tab w:val="num" w:pos="0"/>
        </w:tabs>
        <w:ind w:left="0" w:firstLine="0"/>
      </w:pPr>
      <w:rPr>
        <w:rFonts w:hint="default"/>
      </w:rPr>
    </w:lvl>
    <w:lvl w:ilvl="4">
      <w:start w:val="1"/>
      <w:numFmt w:val="decimal"/>
      <w:lvlText w:val="%4.%5"/>
      <w:lvlJc w:val="left"/>
      <w:pPr>
        <w:tabs>
          <w:tab w:val="num" w:pos="1570"/>
        </w:tabs>
        <w:ind w:left="720" w:firstLine="0"/>
      </w:pPr>
      <w:rPr>
        <w:rFonts w:hint="default"/>
        <w:caps w:val="0"/>
      </w:rPr>
    </w:lvl>
    <w:lvl w:ilvl="5">
      <w:start w:val="1"/>
      <w:numFmt w:val="decimal"/>
      <w:lvlText w:val="%4.%5.%6"/>
      <w:lvlJc w:val="left"/>
      <w:pPr>
        <w:tabs>
          <w:tab w:val="num" w:pos="2421"/>
        </w:tabs>
        <w:ind w:left="720" w:firstLine="0"/>
      </w:pPr>
      <w:rPr>
        <w:rFonts w:hint="default"/>
        <w:caps w:val="0"/>
      </w:rPr>
    </w:lvl>
    <w:lvl w:ilvl="6">
      <w:start w:val="1"/>
      <w:numFmt w:val="lowerLetter"/>
      <w:lvlText w:val="(%7)"/>
      <w:lvlJc w:val="left"/>
      <w:pPr>
        <w:tabs>
          <w:tab w:val="num" w:pos="2988"/>
        </w:tabs>
        <w:ind w:left="720" w:firstLine="0"/>
      </w:pPr>
      <w:rPr>
        <w:rFonts w:hint="default"/>
        <w:caps w:val="0"/>
      </w:rPr>
    </w:lvl>
    <w:lvl w:ilvl="7">
      <w:start w:val="1"/>
      <w:numFmt w:val="lowerRoman"/>
      <w:lvlText w:val="(%8)"/>
      <w:lvlJc w:val="left"/>
      <w:pPr>
        <w:tabs>
          <w:tab w:val="num" w:pos="3555"/>
        </w:tabs>
        <w:ind w:left="720" w:firstLine="0"/>
      </w:pPr>
      <w:rPr>
        <w:rFonts w:hint="default"/>
      </w:rPr>
    </w:lvl>
    <w:lvl w:ilvl="8">
      <w:start w:val="1"/>
      <w:numFmt w:val="upperLetter"/>
      <w:lvlText w:val="(%9)"/>
      <w:lvlJc w:val="left"/>
      <w:pPr>
        <w:tabs>
          <w:tab w:val="num" w:pos="4122"/>
        </w:tabs>
        <w:ind w:left="720" w:firstLine="0"/>
      </w:pPr>
      <w:rPr>
        <w:rFonts w:hint="default"/>
      </w:rPr>
    </w:lvl>
  </w:abstractNum>
  <w:abstractNum w:abstractNumId="22" w15:restartNumberingAfterBreak="0">
    <w:nsid w:val="31E9741F"/>
    <w:multiLevelType w:val="hybridMultilevel"/>
    <w:tmpl w:val="A0FA0BD4"/>
    <w:lvl w:ilvl="0" w:tplc="7110DED8">
      <w:start w:val="1"/>
      <w:numFmt w:val="bullet"/>
      <w:lvlText w:val=""/>
      <w:lvlJc w:val="left"/>
      <w:pPr>
        <w:tabs>
          <w:tab w:val="num" w:pos="1077"/>
        </w:tabs>
        <w:ind w:left="1077" w:hanging="357"/>
      </w:pPr>
      <w:rPr>
        <w:rFonts w:ascii="Symbol" w:hAnsi="Symbol" w:hint="default"/>
      </w:rPr>
    </w:lvl>
    <w:lvl w:ilvl="1" w:tplc="BB56887E" w:tentative="1">
      <w:start w:val="1"/>
      <w:numFmt w:val="bullet"/>
      <w:lvlText w:val="o"/>
      <w:lvlJc w:val="left"/>
      <w:pPr>
        <w:tabs>
          <w:tab w:val="num" w:pos="1440"/>
        </w:tabs>
        <w:ind w:left="1440" w:hanging="360"/>
      </w:pPr>
      <w:rPr>
        <w:rFonts w:ascii="Courier New" w:hAnsi="Courier New" w:cs="Courier New" w:hint="default"/>
      </w:rPr>
    </w:lvl>
    <w:lvl w:ilvl="2" w:tplc="CC9AE384" w:tentative="1">
      <w:start w:val="1"/>
      <w:numFmt w:val="bullet"/>
      <w:lvlText w:val=""/>
      <w:lvlJc w:val="left"/>
      <w:pPr>
        <w:tabs>
          <w:tab w:val="num" w:pos="2160"/>
        </w:tabs>
        <w:ind w:left="2160" w:hanging="360"/>
      </w:pPr>
      <w:rPr>
        <w:rFonts w:ascii="Wingdings" w:hAnsi="Wingdings" w:hint="default"/>
      </w:rPr>
    </w:lvl>
    <w:lvl w:ilvl="3" w:tplc="F4CE1928" w:tentative="1">
      <w:start w:val="1"/>
      <w:numFmt w:val="bullet"/>
      <w:lvlText w:val=""/>
      <w:lvlJc w:val="left"/>
      <w:pPr>
        <w:tabs>
          <w:tab w:val="num" w:pos="2880"/>
        </w:tabs>
        <w:ind w:left="2880" w:hanging="360"/>
      </w:pPr>
      <w:rPr>
        <w:rFonts w:ascii="Symbol" w:hAnsi="Symbol" w:hint="default"/>
      </w:rPr>
    </w:lvl>
    <w:lvl w:ilvl="4" w:tplc="7780EA3C" w:tentative="1">
      <w:start w:val="1"/>
      <w:numFmt w:val="bullet"/>
      <w:lvlText w:val="o"/>
      <w:lvlJc w:val="left"/>
      <w:pPr>
        <w:tabs>
          <w:tab w:val="num" w:pos="3600"/>
        </w:tabs>
        <w:ind w:left="3600" w:hanging="360"/>
      </w:pPr>
      <w:rPr>
        <w:rFonts w:ascii="Courier New" w:hAnsi="Courier New" w:cs="Courier New" w:hint="default"/>
      </w:rPr>
    </w:lvl>
    <w:lvl w:ilvl="5" w:tplc="C5000732" w:tentative="1">
      <w:start w:val="1"/>
      <w:numFmt w:val="bullet"/>
      <w:lvlText w:val=""/>
      <w:lvlJc w:val="left"/>
      <w:pPr>
        <w:tabs>
          <w:tab w:val="num" w:pos="4320"/>
        </w:tabs>
        <w:ind w:left="4320" w:hanging="360"/>
      </w:pPr>
      <w:rPr>
        <w:rFonts w:ascii="Wingdings" w:hAnsi="Wingdings" w:hint="default"/>
      </w:rPr>
    </w:lvl>
    <w:lvl w:ilvl="6" w:tplc="481837EC" w:tentative="1">
      <w:start w:val="1"/>
      <w:numFmt w:val="bullet"/>
      <w:lvlText w:val=""/>
      <w:lvlJc w:val="left"/>
      <w:pPr>
        <w:tabs>
          <w:tab w:val="num" w:pos="5040"/>
        </w:tabs>
        <w:ind w:left="5040" w:hanging="360"/>
      </w:pPr>
      <w:rPr>
        <w:rFonts w:ascii="Symbol" w:hAnsi="Symbol" w:hint="default"/>
      </w:rPr>
    </w:lvl>
    <w:lvl w:ilvl="7" w:tplc="D3C4B686" w:tentative="1">
      <w:start w:val="1"/>
      <w:numFmt w:val="bullet"/>
      <w:lvlText w:val="o"/>
      <w:lvlJc w:val="left"/>
      <w:pPr>
        <w:tabs>
          <w:tab w:val="num" w:pos="5760"/>
        </w:tabs>
        <w:ind w:left="5760" w:hanging="360"/>
      </w:pPr>
      <w:rPr>
        <w:rFonts w:ascii="Courier New" w:hAnsi="Courier New" w:cs="Courier New" w:hint="default"/>
      </w:rPr>
    </w:lvl>
    <w:lvl w:ilvl="8" w:tplc="CB1C6EA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2C9767F"/>
    <w:multiLevelType w:val="multilevel"/>
    <w:tmpl w:val="87820FB4"/>
    <w:lvl w:ilvl="0">
      <w:start w:val="1"/>
      <w:numFmt w:val="decimal"/>
      <w:pStyle w:val="1Parties"/>
      <w:lvlText w:val="(%1)"/>
      <w:lvlJc w:val="left"/>
      <w:pPr>
        <w:ind w:left="680" w:hanging="680"/>
      </w:pPr>
      <w:rPr>
        <w:rFonts w:ascii="Arial" w:hAnsi="Arial" w:hint="default"/>
        <w:b w:val="0"/>
        <w:bCs/>
        <w:i w:val="0"/>
        <w:sz w:val="20"/>
      </w:rPr>
    </w:lvl>
    <w:lvl w:ilvl="1">
      <w:start w:val="1"/>
      <w:numFmt w:val="lowerRoman"/>
      <w:lvlText w:val="(%2)"/>
      <w:lvlJc w:val="left"/>
      <w:pPr>
        <w:tabs>
          <w:tab w:val="num" w:pos="1361"/>
        </w:tabs>
        <w:ind w:left="1361" w:hanging="681"/>
      </w:pPr>
      <w:rPr>
        <w:rFonts w:ascii="Trebuchet MS" w:hAnsi="Trebuchet MS" w:hint="default"/>
        <w:b/>
        <w:i w:val="0"/>
        <w:sz w:val="20"/>
      </w:rPr>
    </w:lvl>
    <w:lvl w:ilvl="2">
      <w:start w:val="1"/>
      <w:numFmt w:val="none"/>
      <w:lvlText w:val=""/>
      <w:lvlJc w:val="right"/>
      <w:pPr>
        <w:ind w:left="2040" w:hanging="680"/>
      </w:pPr>
      <w:rPr>
        <w:rFonts w:hint="default"/>
      </w:rPr>
    </w:lvl>
    <w:lvl w:ilvl="3">
      <w:start w:val="1"/>
      <w:numFmt w:val="none"/>
      <w:lvlText w:val=""/>
      <w:lvlJc w:val="left"/>
      <w:pPr>
        <w:ind w:left="2720" w:hanging="680"/>
      </w:pPr>
      <w:rPr>
        <w:rFonts w:hint="default"/>
      </w:rPr>
    </w:lvl>
    <w:lvl w:ilvl="4">
      <w:start w:val="1"/>
      <w:numFmt w:val="none"/>
      <w:lvlText w:val=""/>
      <w:lvlJc w:val="left"/>
      <w:pPr>
        <w:ind w:left="3400" w:hanging="680"/>
      </w:pPr>
      <w:rPr>
        <w:rFonts w:hint="default"/>
      </w:rPr>
    </w:lvl>
    <w:lvl w:ilvl="5">
      <w:start w:val="1"/>
      <w:numFmt w:val="none"/>
      <w:lvlText w:val=""/>
      <w:lvlJc w:val="right"/>
      <w:pPr>
        <w:ind w:left="4080" w:hanging="680"/>
      </w:pPr>
      <w:rPr>
        <w:rFonts w:hint="default"/>
      </w:rPr>
    </w:lvl>
    <w:lvl w:ilvl="6">
      <w:start w:val="1"/>
      <w:numFmt w:val="none"/>
      <w:lvlText w:val=""/>
      <w:lvlJc w:val="left"/>
      <w:pPr>
        <w:ind w:left="4760" w:hanging="680"/>
      </w:pPr>
      <w:rPr>
        <w:rFonts w:hint="default"/>
      </w:rPr>
    </w:lvl>
    <w:lvl w:ilvl="7">
      <w:start w:val="1"/>
      <w:numFmt w:val="none"/>
      <w:lvlText w:val=""/>
      <w:lvlJc w:val="left"/>
      <w:pPr>
        <w:ind w:left="5440" w:hanging="680"/>
      </w:pPr>
      <w:rPr>
        <w:rFonts w:hint="default"/>
      </w:rPr>
    </w:lvl>
    <w:lvl w:ilvl="8">
      <w:start w:val="1"/>
      <w:numFmt w:val="none"/>
      <w:lvlText w:val=""/>
      <w:lvlJc w:val="right"/>
      <w:pPr>
        <w:ind w:left="6120" w:hanging="680"/>
      </w:pPr>
      <w:rPr>
        <w:rFonts w:hint="default"/>
      </w:rPr>
    </w:lvl>
  </w:abstractNum>
  <w:abstractNum w:abstractNumId="24" w15:restartNumberingAfterBreak="0">
    <w:nsid w:val="33CC668D"/>
    <w:multiLevelType w:val="hybridMultilevel"/>
    <w:tmpl w:val="594C4DAE"/>
    <w:lvl w:ilvl="0" w:tplc="36C486B8">
      <w:start w:val="1"/>
      <w:numFmt w:val="bullet"/>
      <w:lvlText w:val=""/>
      <w:lvlJc w:val="left"/>
      <w:pPr>
        <w:tabs>
          <w:tab w:val="num" w:pos="2676"/>
        </w:tabs>
        <w:ind w:left="2676" w:hanging="357"/>
      </w:pPr>
      <w:rPr>
        <w:rFonts w:ascii="Symbol" w:hAnsi="Symbol" w:hint="default"/>
      </w:rPr>
    </w:lvl>
    <w:lvl w:ilvl="1" w:tplc="B19C4AA8" w:tentative="1">
      <w:start w:val="1"/>
      <w:numFmt w:val="bullet"/>
      <w:lvlText w:val="o"/>
      <w:lvlJc w:val="left"/>
      <w:pPr>
        <w:tabs>
          <w:tab w:val="num" w:pos="1440"/>
        </w:tabs>
        <w:ind w:left="1440" w:hanging="360"/>
      </w:pPr>
      <w:rPr>
        <w:rFonts w:ascii="Courier New" w:hAnsi="Courier New" w:cs="Courier New" w:hint="default"/>
      </w:rPr>
    </w:lvl>
    <w:lvl w:ilvl="2" w:tplc="8C10A89E" w:tentative="1">
      <w:start w:val="1"/>
      <w:numFmt w:val="bullet"/>
      <w:lvlText w:val=""/>
      <w:lvlJc w:val="left"/>
      <w:pPr>
        <w:tabs>
          <w:tab w:val="num" w:pos="2160"/>
        </w:tabs>
        <w:ind w:left="2160" w:hanging="360"/>
      </w:pPr>
      <w:rPr>
        <w:rFonts w:ascii="Wingdings" w:hAnsi="Wingdings" w:hint="default"/>
      </w:rPr>
    </w:lvl>
    <w:lvl w:ilvl="3" w:tplc="3E689662" w:tentative="1">
      <w:start w:val="1"/>
      <w:numFmt w:val="bullet"/>
      <w:lvlText w:val=""/>
      <w:lvlJc w:val="left"/>
      <w:pPr>
        <w:tabs>
          <w:tab w:val="num" w:pos="2880"/>
        </w:tabs>
        <w:ind w:left="2880" w:hanging="360"/>
      </w:pPr>
      <w:rPr>
        <w:rFonts w:ascii="Symbol" w:hAnsi="Symbol" w:hint="default"/>
      </w:rPr>
    </w:lvl>
    <w:lvl w:ilvl="4" w:tplc="D1C05134" w:tentative="1">
      <w:start w:val="1"/>
      <w:numFmt w:val="bullet"/>
      <w:lvlText w:val="o"/>
      <w:lvlJc w:val="left"/>
      <w:pPr>
        <w:tabs>
          <w:tab w:val="num" w:pos="3600"/>
        </w:tabs>
        <w:ind w:left="3600" w:hanging="360"/>
      </w:pPr>
      <w:rPr>
        <w:rFonts w:ascii="Courier New" w:hAnsi="Courier New" w:cs="Courier New" w:hint="default"/>
      </w:rPr>
    </w:lvl>
    <w:lvl w:ilvl="5" w:tplc="CF70BBF8" w:tentative="1">
      <w:start w:val="1"/>
      <w:numFmt w:val="bullet"/>
      <w:lvlText w:val=""/>
      <w:lvlJc w:val="left"/>
      <w:pPr>
        <w:tabs>
          <w:tab w:val="num" w:pos="4320"/>
        </w:tabs>
        <w:ind w:left="4320" w:hanging="360"/>
      </w:pPr>
      <w:rPr>
        <w:rFonts w:ascii="Wingdings" w:hAnsi="Wingdings" w:hint="default"/>
      </w:rPr>
    </w:lvl>
    <w:lvl w:ilvl="6" w:tplc="B2248EA8" w:tentative="1">
      <w:start w:val="1"/>
      <w:numFmt w:val="bullet"/>
      <w:lvlText w:val=""/>
      <w:lvlJc w:val="left"/>
      <w:pPr>
        <w:tabs>
          <w:tab w:val="num" w:pos="5040"/>
        </w:tabs>
        <w:ind w:left="5040" w:hanging="360"/>
      </w:pPr>
      <w:rPr>
        <w:rFonts w:ascii="Symbol" w:hAnsi="Symbol" w:hint="default"/>
      </w:rPr>
    </w:lvl>
    <w:lvl w:ilvl="7" w:tplc="4DD8C4E6" w:tentative="1">
      <w:start w:val="1"/>
      <w:numFmt w:val="bullet"/>
      <w:lvlText w:val="o"/>
      <w:lvlJc w:val="left"/>
      <w:pPr>
        <w:tabs>
          <w:tab w:val="num" w:pos="5760"/>
        </w:tabs>
        <w:ind w:left="5760" w:hanging="360"/>
      </w:pPr>
      <w:rPr>
        <w:rFonts w:ascii="Courier New" w:hAnsi="Courier New" w:cs="Courier New" w:hint="default"/>
      </w:rPr>
    </w:lvl>
    <w:lvl w:ilvl="8" w:tplc="305CC36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4A620E"/>
    <w:multiLevelType w:val="multilevel"/>
    <w:tmpl w:val="6FBA8AE4"/>
    <w:lvl w:ilvl="0">
      <w:start w:val="1"/>
      <w:numFmt w:val="decimal"/>
      <w:pStyle w:val="1BracketedNumber"/>
      <w:lvlText w:val="(%1)"/>
      <w:lvlJc w:val="left"/>
      <w:pPr>
        <w:ind w:left="680" w:hanging="680"/>
      </w:pPr>
      <w:rPr>
        <w:rFonts w:ascii="Arial" w:hAnsi="Arial" w:hint="default"/>
        <w:b/>
        <w:i w:val="0"/>
        <w:sz w:val="20"/>
      </w:rPr>
    </w:lvl>
    <w:lvl w:ilvl="1">
      <w:start w:val="1"/>
      <w:numFmt w:val="lowerRoman"/>
      <w:lvlText w:val="(%2)"/>
      <w:lvlJc w:val="left"/>
      <w:pPr>
        <w:tabs>
          <w:tab w:val="num" w:pos="1418"/>
        </w:tabs>
        <w:ind w:left="1418" w:hanging="738"/>
      </w:pPr>
      <w:rPr>
        <w:rFonts w:ascii="Trebuchet MS" w:hAnsi="Trebuchet MS" w:hint="default"/>
        <w:b/>
        <w:i w:val="0"/>
        <w:sz w:val="20"/>
      </w:rPr>
    </w:lvl>
    <w:lvl w:ilvl="2">
      <w:start w:val="1"/>
      <w:numFmt w:val="bullet"/>
      <w:lvlText w:val=""/>
      <w:lvlJc w:val="left"/>
      <w:pPr>
        <w:tabs>
          <w:tab w:val="num" w:pos="1928"/>
        </w:tabs>
        <w:ind w:left="1928" w:hanging="454"/>
      </w:pPr>
      <w:rPr>
        <w:rFonts w:ascii="Symbol" w:hAnsi="Symbol" w:hint="default"/>
        <w:sz w:val="20"/>
      </w:rPr>
    </w:lvl>
    <w:lvl w:ilvl="3">
      <w:start w:val="1"/>
      <w:numFmt w:val="none"/>
      <w:lvlText w:val=""/>
      <w:lvlJc w:val="left"/>
      <w:pPr>
        <w:tabs>
          <w:tab w:val="num" w:pos="2041"/>
        </w:tabs>
        <w:ind w:left="2041" w:hanging="623"/>
      </w:pPr>
      <w:rPr>
        <w:rFonts w:hint="default"/>
      </w:rPr>
    </w:lvl>
    <w:lvl w:ilvl="4">
      <w:start w:val="1"/>
      <w:numFmt w:val="none"/>
      <w:lvlText w:val=""/>
      <w:lvlJc w:val="left"/>
      <w:pPr>
        <w:ind w:left="3600" w:hanging="360"/>
      </w:pPr>
      <w:rPr>
        <w:rFonts w:hint="default"/>
      </w:rPr>
    </w:lvl>
    <w:lvl w:ilvl="5">
      <w:start w:val="1"/>
      <w:numFmt w:val="none"/>
      <w:lvlText w:val=""/>
      <w:lvlJc w:val="right"/>
      <w:pPr>
        <w:ind w:left="4320" w:hanging="18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right"/>
      <w:pPr>
        <w:ind w:left="6480" w:hanging="180"/>
      </w:pPr>
      <w:rPr>
        <w:rFonts w:hint="default"/>
      </w:rPr>
    </w:lvl>
  </w:abstractNum>
  <w:abstractNum w:abstractNumId="26" w15:restartNumberingAfterBreak="0">
    <w:nsid w:val="36E3743B"/>
    <w:multiLevelType w:val="singleLevel"/>
    <w:tmpl w:val="FE302F92"/>
    <w:lvl w:ilvl="0">
      <w:start w:val="1"/>
      <w:numFmt w:val="decimal"/>
      <w:lvlText w:val="Schedule %1"/>
      <w:lvlJc w:val="left"/>
      <w:pPr>
        <w:tabs>
          <w:tab w:val="num" w:pos="1080"/>
        </w:tabs>
        <w:ind w:left="360" w:hanging="360"/>
      </w:pPr>
      <w:rPr>
        <w:rFonts w:hint="default"/>
      </w:rPr>
    </w:lvl>
  </w:abstractNum>
  <w:abstractNum w:abstractNumId="27" w15:restartNumberingAfterBreak="0">
    <w:nsid w:val="38B3631D"/>
    <w:multiLevelType w:val="hybridMultilevel"/>
    <w:tmpl w:val="51F20C0E"/>
    <w:lvl w:ilvl="0" w:tplc="A3907F12">
      <w:start w:val="1"/>
      <w:numFmt w:val="upperLetter"/>
      <w:lvlText w:val="Annex %1."/>
      <w:lvlJc w:val="left"/>
      <w:pPr>
        <w:tabs>
          <w:tab w:val="num" w:pos="1080"/>
        </w:tabs>
        <w:ind w:left="360" w:hanging="360"/>
      </w:pPr>
    </w:lvl>
    <w:lvl w:ilvl="1" w:tplc="4F2EF8C0" w:tentative="1">
      <w:start w:val="1"/>
      <w:numFmt w:val="lowerLetter"/>
      <w:lvlText w:val="%2."/>
      <w:lvlJc w:val="left"/>
      <w:pPr>
        <w:tabs>
          <w:tab w:val="num" w:pos="1440"/>
        </w:tabs>
        <w:ind w:left="1440" w:hanging="360"/>
      </w:pPr>
    </w:lvl>
    <w:lvl w:ilvl="2" w:tplc="A6F0E386" w:tentative="1">
      <w:start w:val="1"/>
      <w:numFmt w:val="lowerRoman"/>
      <w:lvlText w:val="%3."/>
      <w:lvlJc w:val="right"/>
      <w:pPr>
        <w:tabs>
          <w:tab w:val="num" w:pos="2160"/>
        </w:tabs>
        <w:ind w:left="2160" w:hanging="180"/>
      </w:pPr>
    </w:lvl>
    <w:lvl w:ilvl="3" w:tplc="1E2E51BA" w:tentative="1">
      <w:start w:val="1"/>
      <w:numFmt w:val="decimal"/>
      <w:lvlText w:val="%4."/>
      <w:lvlJc w:val="left"/>
      <w:pPr>
        <w:tabs>
          <w:tab w:val="num" w:pos="2880"/>
        </w:tabs>
        <w:ind w:left="2880" w:hanging="360"/>
      </w:pPr>
    </w:lvl>
    <w:lvl w:ilvl="4" w:tplc="C1A6AB48" w:tentative="1">
      <w:start w:val="1"/>
      <w:numFmt w:val="lowerLetter"/>
      <w:lvlText w:val="%5."/>
      <w:lvlJc w:val="left"/>
      <w:pPr>
        <w:tabs>
          <w:tab w:val="num" w:pos="3600"/>
        </w:tabs>
        <w:ind w:left="3600" w:hanging="360"/>
      </w:pPr>
    </w:lvl>
    <w:lvl w:ilvl="5" w:tplc="5C162D2E" w:tentative="1">
      <w:start w:val="1"/>
      <w:numFmt w:val="lowerRoman"/>
      <w:lvlText w:val="%6."/>
      <w:lvlJc w:val="right"/>
      <w:pPr>
        <w:tabs>
          <w:tab w:val="num" w:pos="4320"/>
        </w:tabs>
        <w:ind w:left="4320" w:hanging="180"/>
      </w:pPr>
    </w:lvl>
    <w:lvl w:ilvl="6" w:tplc="97CC0DEE" w:tentative="1">
      <w:start w:val="1"/>
      <w:numFmt w:val="decimal"/>
      <w:lvlText w:val="%7."/>
      <w:lvlJc w:val="left"/>
      <w:pPr>
        <w:tabs>
          <w:tab w:val="num" w:pos="5040"/>
        </w:tabs>
        <w:ind w:left="5040" w:hanging="360"/>
      </w:pPr>
    </w:lvl>
    <w:lvl w:ilvl="7" w:tplc="DECE3E0E" w:tentative="1">
      <w:start w:val="1"/>
      <w:numFmt w:val="lowerLetter"/>
      <w:lvlText w:val="%8."/>
      <w:lvlJc w:val="left"/>
      <w:pPr>
        <w:tabs>
          <w:tab w:val="num" w:pos="5760"/>
        </w:tabs>
        <w:ind w:left="5760" w:hanging="360"/>
      </w:pPr>
    </w:lvl>
    <w:lvl w:ilvl="8" w:tplc="FEBE7F20" w:tentative="1">
      <w:start w:val="1"/>
      <w:numFmt w:val="lowerRoman"/>
      <w:lvlText w:val="%9."/>
      <w:lvlJc w:val="right"/>
      <w:pPr>
        <w:tabs>
          <w:tab w:val="num" w:pos="6480"/>
        </w:tabs>
        <w:ind w:left="6480" w:hanging="180"/>
      </w:pPr>
    </w:lvl>
  </w:abstractNum>
  <w:abstractNum w:abstractNumId="28" w15:restartNumberingAfterBreak="0">
    <w:nsid w:val="3AF92B9E"/>
    <w:multiLevelType w:val="singleLevel"/>
    <w:tmpl w:val="01A80938"/>
    <w:name w:val="Body Text 4"/>
    <w:lvl w:ilvl="0">
      <w:start w:val="1"/>
      <w:numFmt w:val="bullet"/>
      <w:pStyle w:val="BodyText4"/>
      <w:lvlText w:val=""/>
      <w:lvlJc w:val="left"/>
      <w:pPr>
        <w:tabs>
          <w:tab w:val="num" w:pos="720"/>
        </w:tabs>
        <w:ind w:left="720" w:hanging="720"/>
      </w:pPr>
      <w:rPr>
        <w:rFonts w:ascii="Symbol" w:hAnsi="Symbol" w:hint="default"/>
      </w:rPr>
    </w:lvl>
  </w:abstractNum>
  <w:abstractNum w:abstractNumId="29" w15:restartNumberingAfterBreak="0">
    <w:nsid w:val="48E00F4C"/>
    <w:multiLevelType w:val="multilevel"/>
    <w:tmpl w:val="5C8A76A6"/>
    <w:name w:val="sch_style1"/>
    <w:lvl w:ilvl="0">
      <w:start w:val="1"/>
      <w:numFmt w:val="decimal"/>
      <w:lvlText w:val="%1."/>
      <w:lvlJc w:val="left"/>
      <w:pPr>
        <w:tabs>
          <w:tab w:val="num" w:pos="720"/>
        </w:tabs>
        <w:ind w:left="720" w:hanging="720"/>
      </w:pPr>
      <w:rPr>
        <w:rFonts w:ascii="Times New Roman" w:hAnsi="Times New Roman" w:hint="default"/>
        <w:b/>
        <w:i w:val="0"/>
        <w:caps/>
        <w:smallCaps w:val="0"/>
        <w:sz w:val="22"/>
      </w:rPr>
    </w:lvl>
    <w:lvl w:ilvl="1">
      <w:start w:val="1"/>
      <w:numFmt w:val="decimal"/>
      <w:lvlText w:val="%1.%2"/>
      <w:lvlJc w:val="left"/>
      <w:pPr>
        <w:tabs>
          <w:tab w:val="num" w:pos="720"/>
        </w:tabs>
        <w:ind w:left="720" w:hanging="720"/>
      </w:pPr>
      <w:rPr>
        <w:rFonts w:ascii="Times New Roman" w:hAnsi="Times New Roman" w:hint="default"/>
        <w:b w:val="0"/>
        <w:i w:val="0"/>
        <w:caps w:val="0"/>
        <w:sz w:val="22"/>
      </w:rPr>
    </w:lvl>
    <w:lvl w:ilvl="2">
      <w:start w:val="1"/>
      <w:numFmt w:val="lowerLetter"/>
      <w:lvlText w:val="(%3)"/>
      <w:lvlJc w:val="left"/>
      <w:pPr>
        <w:tabs>
          <w:tab w:val="num" w:pos="1559"/>
        </w:tabs>
        <w:ind w:left="1559" w:hanging="567"/>
      </w:pPr>
      <w:rPr>
        <w:rFonts w:ascii="Times New Roman" w:hAnsi="Times New Roman" w:hint="default"/>
        <w:b w:val="0"/>
        <w:i w:val="0"/>
        <w:sz w:val="22"/>
      </w:rPr>
    </w:lvl>
    <w:lvl w:ilvl="3">
      <w:start w:val="1"/>
      <w:numFmt w:val="lowerRoman"/>
      <w:lvlText w:val="(%4)"/>
      <w:lvlJc w:val="left"/>
      <w:pPr>
        <w:tabs>
          <w:tab w:val="num" w:pos="2421"/>
        </w:tabs>
        <w:ind w:left="2268" w:hanging="567"/>
      </w:pPr>
      <w:rPr>
        <w:rFonts w:ascii="Times New Roman" w:hAnsi="Times New Roman" w:hint="default"/>
        <w:b w:val="0"/>
        <w:i w:val="0"/>
        <w:sz w:val="22"/>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30" w15:restartNumberingAfterBreak="0">
    <w:nsid w:val="57757641"/>
    <w:multiLevelType w:val="multilevel"/>
    <w:tmpl w:val="3A0E87AC"/>
    <w:name w:val="schhead_list"/>
    <w:lvl w:ilvl="0">
      <w:start w:val="1"/>
      <w:numFmt w:val="decimal"/>
      <w:lvlText w:val="Schedule %1  "/>
      <w:lvlJc w:val="left"/>
      <w:pPr>
        <w:tabs>
          <w:tab w:val="num" w:pos="1440"/>
        </w:tabs>
        <w:ind w:left="0" w:firstLine="0"/>
      </w:pPr>
      <w:rPr>
        <w:rFonts w:ascii="Times New Roman" w:hAnsi="Times New Roman" w:hint="default"/>
        <w:b/>
        <w:i w:val="0"/>
        <w:caps w:val="0"/>
        <w:sz w:val="24"/>
      </w:rPr>
    </w:lvl>
    <w:lvl w:ilvl="1">
      <w:start w:val="1"/>
      <w:numFmt w:val="decimal"/>
      <w:lvlText w:val="%2"/>
      <w:lvlJc w:val="left"/>
      <w:pPr>
        <w:tabs>
          <w:tab w:val="num" w:pos="0"/>
        </w:tabs>
        <w:ind w:left="0" w:firstLine="0"/>
      </w:pPr>
      <w:rPr>
        <w:rFonts w:ascii="Times New Roman" w:hAnsi="Times New Roman" w:hint="default"/>
        <w:b w:val="0"/>
        <w:i w:val="0"/>
        <w:caps w:val="0"/>
        <w:sz w:val="24"/>
      </w:rPr>
    </w:lvl>
    <w:lvl w:ilvl="2">
      <w:start w:val="1"/>
      <w:numFmt w:val="decimal"/>
      <w:lvlText w:val="%3"/>
      <w:lvlJc w:val="left"/>
      <w:pPr>
        <w:tabs>
          <w:tab w:val="num" w:pos="0"/>
        </w:tabs>
        <w:ind w:left="0" w:firstLine="0"/>
      </w:pPr>
      <w:rPr>
        <w:rFonts w:ascii="Times New Roman" w:hAnsi="Times New Roman" w:hint="default"/>
        <w:b w:val="0"/>
        <w:i w:val="0"/>
        <w:sz w:val="24"/>
      </w:rPr>
    </w:lvl>
    <w:lvl w:ilvl="3">
      <w:start w:val="1"/>
      <w:numFmt w:val="decimal"/>
      <w:lvlText w:val="%4"/>
      <w:lvlJc w:val="left"/>
      <w:pPr>
        <w:tabs>
          <w:tab w:val="num" w:pos="0"/>
        </w:tabs>
        <w:ind w:left="0" w:firstLine="0"/>
      </w:pPr>
      <w:rPr>
        <w:rFonts w:ascii="Times New Roman" w:hAnsi="Times New Roman" w:hint="default"/>
        <w:b w:val="0"/>
        <w:i w:val="0"/>
        <w:sz w:val="24"/>
      </w:rPr>
    </w:lvl>
    <w:lvl w:ilvl="4">
      <w:start w:val="1"/>
      <w:numFmt w:val="decimal"/>
      <w:lvlText w:val="%5"/>
      <w:lvlJc w:val="left"/>
      <w:pPr>
        <w:tabs>
          <w:tab w:val="num" w:pos="0"/>
        </w:tabs>
        <w:ind w:left="0" w:firstLine="0"/>
      </w:pPr>
      <w:rPr>
        <w:rFonts w:ascii="Times New Roman" w:hAnsi="Times New Roman" w:hint="default"/>
        <w:b w:val="0"/>
        <w:i w:val="0"/>
        <w:sz w:val="24"/>
      </w:rPr>
    </w:lvl>
    <w:lvl w:ilvl="5">
      <w:start w:val="1"/>
      <w:numFmt w:val="decimal"/>
      <w:lvlText w:val="%6"/>
      <w:lvlJc w:val="left"/>
      <w:pPr>
        <w:tabs>
          <w:tab w:val="num" w:pos="0"/>
        </w:tabs>
        <w:ind w:left="0" w:firstLine="0"/>
      </w:pPr>
      <w:rPr>
        <w:rFonts w:ascii="Times New Roman" w:hAnsi="Times New Roman" w:hint="default"/>
        <w:b w:val="0"/>
        <w:i w:val="0"/>
        <w:sz w:val="22"/>
      </w:rPr>
    </w:lvl>
    <w:lvl w:ilvl="6">
      <w:start w:val="1"/>
      <w:numFmt w:val="decimal"/>
      <w:lvlText w:val="%7"/>
      <w:lvlJc w:val="left"/>
      <w:pPr>
        <w:tabs>
          <w:tab w:val="num" w:pos="0"/>
        </w:tabs>
        <w:ind w:left="0" w:firstLine="0"/>
      </w:pPr>
      <w:rPr>
        <w:rFonts w:ascii="Times New Roman" w:hAnsi="Times New Roman" w:hint="default"/>
      </w:rPr>
    </w:lvl>
    <w:lvl w:ilvl="7">
      <w:start w:val="1"/>
      <w:numFmt w:val="decimal"/>
      <w:lvlText w:val="%8"/>
      <w:lvlJc w:val="left"/>
      <w:pPr>
        <w:tabs>
          <w:tab w:val="num" w:pos="0"/>
        </w:tabs>
        <w:ind w:left="0" w:firstLine="0"/>
      </w:pPr>
      <w:rPr>
        <w:rFonts w:ascii="Times New Roman" w:hAnsi="Times New Roman" w:hint="default"/>
        <w:b w:val="0"/>
        <w:i w:val="0"/>
        <w:sz w:val="22"/>
      </w:rPr>
    </w:lvl>
    <w:lvl w:ilvl="8">
      <w:start w:val="1"/>
      <w:numFmt w:val="decimal"/>
      <w:lvlText w:val="%9"/>
      <w:lvlJc w:val="left"/>
      <w:pPr>
        <w:tabs>
          <w:tab w:val="num" w:pos="0"/>
        </w:tabs>
        <w:ind w:left="0" w:firstLine="0"/>
      </w:pPr>
      <w:rPr>
        <w:rFonts w:ascii="Times New Roman" w:hAnsi="Times New Roman" w:hint="default"/>
        <w:b w:val="0"/>
        <w:i w:val="0"/>
        <w:sz w:val="22"/>
      </w:rPr>
    </w:lvl>
  </w:abstractNum>
  <w:abstractNum w:abstractNumId="31" w15:restartNumberingAfterBreak="0">
    <w:nsid w:val="5B27344E"/>
    <w:multiLevelType w:val="multilevel"/>
    <w:tmpl w:val="631469CA"/>
    <w:lvl w:ilvl="0">
      <w:start w:val="1"/>
      <w:numFmt w:val="decimal"/>
      <w:pStyle w:val="LetterNumbering"/>
      <w:lvlText w:val="%1"/>
      <w:lvlJc w:val="left"/>
      <w:pPr>
        <w:tabs>
          <w:tab w:val="num" w:pos="680"/>
        </w:tabs>
        <w:ind w:left="680" w:hanging="680"/>
      </w:pPr>
      <w:rPr>
        <w:rFonts w:ascii="Arial" w:hAnsi="Arial" w:hint="default"/>
        <w:b/>
        <w:i w:val="0"/>
        <w:sz w:val="20"/>
      </w:rPr>
    </w:lvl>
    <w:lvl w:ilvl="1">
      <w:start w:val="1"/>
      <w:numFmt w:val="decimal"/>
      <w:lvlText w:val="%1.%2"/>
      <w:lvlJc w:val="left"/>
      <w:pPr>
        <w:tabs>
          <w:tab w:val="num" w:pos="680"/>
        </w:tabs>
        <w:ind w:left="680" w:hanging="680"/>
      </w:pPr>
      <w:rPr>
        <w:rFonts w:ascii="Trebuchet MS" w:hAnsi="Trebuchet MS" w:hint="default"/>
        <w:b/>
        <w:i w:val="0"/>
        <w:sz w:val="20"/>
      </w:rPr>
    </w:lvl>
    <w:lvl w:ilvl="2">
      <w:start w:val="1"/>
      <w:numFmt w:val="decimal"/>
      <w:lvlText w:val="%1.%2.%3"/>
      <w:lvlJc w:val="left"/>
      <w:pPr>
        <w:tabs>
          <w:tab w:val="num" w:pos="1474"/>
        </w:tabs>
        <w:ind w:left="1474" w:hanging="794"/>
      </w:pPr>
      <w:rPr>
        <w:rFonts w:ascii="Trebuchet MS" w:hAnsi="Trebuchet MS" w:hint="default"/>
        <w:b/>
        <w:bCs w:val="0"/>
        <w:i w:val="0"/>
        <w:iCs w:val="0"/>
        <w:caps w:val="0"/>
        <w:strike w:val="0"/>
        <w:dstrike w:val="0"/>
        <w:vanish w:val="0"/>
        <w:color w:val="000000"/>
        <w:spacing w:val="0"/>
        <w:kern w:val="0"/>
        <w:position w:val="0"/>
        <w:sz w:val="20"/>
        <w:szCs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1928"/>
        </w:tabs>
        <w:ind w:left="1928" w:hanging="454"/>
      </w:pPr>
      <w:rPr>
        <w:rFonts w:ascii="Trebuchet MS" w:hAnsi="Trebuchet MS" w:hint="default"/>
        <w:b/>
        <w:i w:val="0"/>
        <w:sz w:val="20"/>
        <w:szCs w:val="18"/>
      </w:rPr>
    </w:lvl>
    <w:lvl w:ilvl="4">
      <w:start w:val="1"/>
      <w:numFmt w:val="lowerRoman"/>
      <w:lvlText w:val="(%5)"/>
      <w:lvlJc w:val="left"/>
      <w:pPr>
        <w:tabs>
          <w:tab w:val="num" w:pos="2381"/>
        </w:tabs>
        <w:ind w:left="2381" w:hanging="453"/>
      </w:pPr>
      <w:rPr>
        <w:rFonts w:ascii="Trebuchet MS" w:hAnsi="Trebuchet MS" w:hint="default"/>
        <w:b/>
        <w:i w:val="0"/>
        <w:sz w:val="20"/>
      </w:rPr>
    </w:lvl>
    <w:lvl w:ilvl="5">
      <w:start w:val="1"/>
      <w:numFmt w:val="none"/>
      <w:lvlText w:val=""/>
      <w:lvlJc w:val="left"/>
      <w:pPr>
        <w:tabs>
          <w:tab w:val="num" w:pos="3288"/>
        </w:tabs>
        <w:ind w:left="3288" w:hanging="680"/>
      </w:pPr>
      <w:rPr>
        <w:rFonts w:hint="default"/>
      </w:rPr>
    </w:lvl>
    <w:lvl w:ilvl="6">
      <w:start w:val="1"/>
      <w:numFmt w:val="none"/>
      <w:lvlText w:val=""/>
      <w:lvlJc w:val="left"/>
      <w:pPr>
        <w:tabs>
          <w:tab w:val="num" w:pos="3288"/>
        </w:tabs>
        <w:ind w:left="3288" w:hanging="680"/>
      </w:pPr>
      <w:rPr>
        <w:rFonts w:hint="default"/>
      </w:rPr>
    </w:lvl>
    <w:lvl w:ilvl="7">
      <w:start w:val="1"/>
      <w:numFmt w:val="none"/>
      <w:lvlText w:val=""/>
      <w:lvlJc w:val="left"/>
      <w:pPr>
        <w:tabs>
          <w:tab w:val="num" w:pos="3288"/>
        </w:tabs>
        <w:ind w:left="3288" w:hanging="680"/>
      </w:pPr>
      <w:rPr>
        <w:rFonts w:hint="default"/>
      </w:rPr>
    </w:lvl>
    <w:lvl w:ilvl="8">
      <w:start w:val="1"/>
      <w:numFmt w:val="none"/>
      <w:lvlText w:val=""/>
      <w:lvlJc w:val="left"/>
      <w:pPr>
        <w:tabs>
          <w:tab w:val="num" w:pos="3288"/>
        </w:tabs>
        <w:ind w:left="3288" w:hanging="680"/>
      </w:pPr>
      <w:rPr>
        <w:rFonts w:hint="default"/>
      </w:rPr>
    </w:lvl>
  </w:abstractNum>
  <w:abstractNum w:abstractNumId="32" w15:restartNumberingAfterBreak="0">
    <w:nsid w:val="5C282B65"/>
    <w:multiLevelType w:val="hybridMultilevel"/>
    <w:tmpl w:val="F62817FC"/>
    <w:lvl w:ilvl="0" w:tplc="112E6268">
      <w:start w:val="1"/>
      <w:numFmt w:val="decimal"/>
      <w:lvlText w:val="Schedule"/>
      <w:lvlJc w:val="left"/>
      <w:pPr>
        <w:tabs>
          <w:tab w:val="num" w:pos="720"/>
        </w:tabs>
        <w:ind w:left="720" w:hanging="720"/>
      </w:pPr>
    </w:lvl>
    <w:lvl w:ilvl="1" w:tplc="BA4A4C60" w:tentative="1">
      <w:start w:val="1"/>
      <w:numFmt w:val="lowerLetter"/>
      <w:lvlText w:val="%2."/>
      <w:lvlJc w:val="left"/>
      <w:pPr>
        <w:tabs>
          <w:tab w:val="num" w:pos="1440"/>
        </w:tabs>
        <w:ind w:left="1440" w:hanging="360"/>
      </w:pPr>
    </w:lvl>
    <w:lvl w:ilvl="2" w:tplc="8B2C9CAA" w:tentative="1">
      <w:start w:val="1"/>
      <w:numFmt w:val="lowerRoman"/>
      <w:lvlText w:val="%3."/>
      <w:lvlJc w:val="right"/>
      <w:pPr>
        <w:tabs>
          <w:tab w:val="num" w:pos="2160"/>
        </w:tabs>
        <w:ind w:left="2160" w:hanging="180"/>
      </w:pPr>
    </w:lvl>
    <w:lvl w:ilvl="3" w:tplc="BEECDE92" w:tentative="1">
      <w:start w:val="1"/>
      <w:numFmt w:val="decimal"/>
      <w:lvlText w:val="%4."/>
      <w:lvlJc w:val="left"/>
      <w:pPr>
        <w:tabs>
          <w:tab w:val="num" w:pos="2880"/>
        </w:tabs>
        <w:ind w:left="2880" w:hanging="360"/>
      </w:pPr>
    </w:lvl>
    <w:lvl w:ilvl="4" w:tplc="35A8E4F2" w:tentative="1">
      <w:start w:val="1"/>
      <w:numFmt w:val="lowerLetter"/>
      <w:lvlText w:val="%5."/>
      <w:lvlJc w:val="left"/>
      <w:pPr>
        <w:tabs>
          <w:tab w:val="num" w:pos="3600"/>
        </w:tabs>
        <w:ind w:left="3600" w:hanging="360"/>
      </w:pPr>
    </w:lvl>
    <w:lvl w:ilvl="5" w:tplc="DA187BE8" w:tentative="1">
      <w:start w:val="1"/>
      <w:numFmt w:val="lowerRoman"/>
      <w:lvlText w:val="%6."/>
      <w:lvlJc w:val="right"/>
      <w:pPr>
        <w:tabs>
          <w:tab w:val="num" w:pos="4320"/>
        </w:tabs>
        <w:ind w:left="4320" w:hanging="180"/>
      </w:pPr>
    </w:lvl>
    <w:lvl w:ilvl="6" w:tplc="12B4016E" w:tentative="1">
      <w:start w:val="1"/>
      <w:numFmt w:val="decimal"/>
      <w:lvlText w:val="%7."/>
      <w:lvlJc w:val="left"/>
      <w:pPr>
        <w:tabs>
          <w:tab w:val="num" w:pos="5040"/>
        </w:tabs>
        <w:ind w:left="5040" w:hanging="360"/>
      </w:pPr>
    </w:lvl>
    <w:lvl w:ilvl="7" w:tplc="16DE9366" w:tentative="1">
      <w:start w:val="1"/>
      <w:numFmt w:val="lowerLetter"/>
      <w:lvlText w:val="%8."/>
      <w:lvlJc w:val="left"/>
      <w:pPr>
        <w:tabs>
          <w:tab w:val="num" w:pos="5760"/>
        </w:tabs>
        <w:ind w:left="5760" w:hanging="360"/>
      </w:pPr>
    </w:lvl>
    <w:lvl w:ilvl="8" w:tplc="1F3CA720" w:tentative="1">
      <w:start w:val="1"/>
      <w:numFmt w:val="lowerRoman"/>
      <w:lvlText w:val="%9."/>
      <w:lvlJc w:val="right"/>
      <w:pPr>
        <w:tabs>
          <w:tab w:val="num" w:pos="6480"/>
        </w:tabs>
        <w:ind w:left="6480" w:hanging="180"/>
      </w:pPr>
    </w:lvl>
  </w:abstractNum>
  <w:abstractNum w:abstractNumId="33" w15:restartNumberingAfterBreak="0">
    <w:nsid w:val="5C487ACC"/>
    <w:multiLevelType w:val="multilevel"/>
    <w:tmpl w:val="C78A75DE"/>
    <w:lvl w:ilvl="0">
      <w:start w:val="1"/>
      <w:numFmt w:val="lowerRoman"/>
      <w:pStyle w:val="CourtDocDraftingNotes"/>
      <w:lvlText w:val="(%1)"/>
      <w:lvlJc w:val="left"/>
      <w:pPr>
        <w:ind w:left="680" w:hanging="680"/>
      </w:pPr>
      <w:rPr>
        <w:rFonts w:ascii="Arial" w:hAnsi="Arial" w:hint="default"/>
        <w:b/>
        <w:i w:val="0"/>
        <w:sz w:val="20"/>
      </w:rPr>
    </w:lvl>
    <w:lvl w:ilvl="1">
      <w:start w:val="1"/>
      <w:numFmt w:val="lowerLetter"/>
      <w:lvlText w:val="(%2)"/>
      <w:lvlJc w:val="left"/>
      <w:pPr>
        <w:tabs>
          <w:tab w:val="num" w:pos="1361"/>
        </w:tabs>
        <w:ind w:left="1361" w:hanging="681"/>
      </w:pPr>
      <w:rPr>
        <w:rFonts w:ascii="Trebuchet MS" w:hAnsi="Trebuchet MS" w:hint="default"/>
        <w:b/>
        <w:i w:val="0"/>
        <w:sz w:val="20"/>
      </w:rPr>
    </w:lvl>
    <w:lvl w:ilvl="2">
      <w:start w:val="1"/>
      <w:numFmt w:val="decimal"/>
      <w:lvlText w:val="(%3)"/>
      <w:lvlJc w:val="left"/>
      <w:pPr>
        <w:tabs>
          <w:tab w:val="num" w:pos="680"/>
        </w:tabs>
        <w:ind w:left="680" w:hanging="680"/>
      </w:pPr>
      <w:rPr>
        <w:rFonts w:ascii="Trebuchet MS" w:hAnsi="Trebuchet MS" w:hint="default"/>
        <w:b/>
        <w:i w:val="0"/>
        <w:sz w:val="20"/>
      </w:rPr>
    </w:lvl>
    <w:lvl w:ilvl="3">
      <w:start w:val="1"/>
      <w:numFmt w:val="upperLetter"/>
      <w:lvlText w:val="(%4)"/>
      <w:lvlJc w:val="left"/>
      <w:pPr>
        <w:tabs>
          <w:tab w:val="num" w:pos="680"/>
        </w:tabs>
        <w:ind w:left="680" w:hanging="680"/>
      </w:pPr>
      <w:rPr>
        <w:rFonts w:ascii="Trebuchet MS" w:hAnsi="Trebuchet MS" w:hint="default"/>
        <w:b/>
        <w:i w:val="0"/>
        <w:sz w:val="20"/>
      </w:rPr>
    </w:lvl>
    <w:lvl w:ilvl="4">
      <w:start w:val="1"/>
      <w:numFmt w:val="lowerLetter"/>
      <w:lvlText w:val="(%5)"/>
      <w:lvlJc w:val="left"/>
      <w:pPr>
        <w:tabs>
          <w:tab w:val="num" w:pos="1361"/>
        </w:tabs>
        <w:ind w:left="1361" w:hanging="681"/>
      </w:pPr>
      <w:rPr>
        <w:rFonts w:ascii="Trebuchet MS" w:hAnsi="Trebuchet MS" w:hint="default"/>
        <w:b/>
        <w:i w:val="0"/>
        <w:sz w:val="20"/>
      </w:rPr>
    </w:lvl>
    <w:lvl w:ilvl="5">
      <w:start w:val="1"/>
      <w:numFmt w:val="none"/>
      <w:lvlText w:val=""/>
      <w:lvlJc w:val="right"/>
      <w:pPr>
        <w:ind w:left="4320" w:hanging="18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right"/>
      <w:pPr>
        <w:ind w:left="6480" w:hanging="180"/>
      </w:pPr>
      <w:rPr>
        <w:rFonts w:hint="default"/>
      </w:rPr>
    </w:lvl>
  </w:abstractNum>
  <w:abstractNum w:abstractNumId="34" w15:restartNumberingAfterBreak="0">
    <w:nsid w:val="5EF476AD"/>
    <w:multiLevelType w:val="multilevel"/>
    <w:tmpl w:val="CC3CA338"/>
    <w:lvl w:ilvl="0">
      <w:start w:val="1"/>
      <w:numFmt w:val="decimal"/>
      <w:pStyle w:val="Level1"/>
      <w:lvlText w:val="%1"/>
      <w:lvlJc w:val="left"/>
      <w:pPr>
        <w:tabs>
          <w:tab w:val="num" w:pos="680"/>
        </w:tabs>
        <w:ind w:left="680" w:hanging="680"/>
      </w:pPr>
      <w:rPr>
        <w:rFonts w:ascii="Arial" w:hAnsi="Arial" w:hint="default"/>
        <w:b/>
        <w:i w:val="0"/>
        <w:sz w:val="22"/>
      </w:rPr>
    </w:lvl>
    <w:lvl w:ilvl="1">
      <w:start w:val="1"/>
      <w:numFmt w:val="decimal"/>
      <w:pStyle w:val="Level2"/>
      <w:lvlText w:val="%1.%2"/>
      <w:lvlJc w:val="left"/>
      <w:pPr>
        <w:tabs>
          <w:tab w:val="num" w:pos="680"/>
        </w:tabs>
        <w:ind w:left="680" w:hanging="680"/>
      </w:pPr>
      <w:rPr>
        <w:rFonts w:ascii="Arial" w:hAnsi="Arial" w:hint="default"/>
        <w:b w:val="0"/>
        <w:bCs/>
        <w:i w:val="0"/>
        <w:color w:val="auto"/>
        <w:sz w:val="20"/>
      </w:rPr>
    </w:lvl>
    <w:lvl w:ilvl="2">
      <w:start w:val="1"/>
      <w:numFmt w:val="decimal"/>
      <w:pStyle w:val="Level3"/>
      <w:lvlText w:val="%1.%2.%3"/>
      <w:lvlJc w:val="left"/>
      <w:pPr>
        <w:tabs>
          <w:tab w:val="num" w:pos="1474"/>
        </w:tabs>
        <w:ind w:left="1474" w:hanging="794"/>
      </w:pPr>
      <w:rPr>
        <w:rFonts w:ascii="Arial" w:hAnsi="Arial" w:hint="default"/>
        <w:b w:val="0"/>
        <w:bCs/>
        <w:i w:val="0"/>
        <w:sz w:val="20"/>
        <w:szCs w:val="20"/>
      </w:rPr>
    </w:lvl>
    <w:lvl w:ilvl="3">
      <w:start w:val="1"/>
      <w:numFmt w:val="lowerLetter"/>
      <w:pStyle w:val="Level4"/>
      <w:lvlText w:val="(%4)"/>
      <w:lvlJc w:val="left"/>
      <w:pPr>
        <w:tabs>
          <w:tab w:val="num" w:pos="1928"/>
        </w:tabs>
        <w:ind w:left="1928" w:hanging="454"/>
      </w:pPr>
      <w:rPr>
        <w:rFonts w:ascii="Arial" w:hAnsi="Arial" w:hint="default"/>
        <w:b w:val="0"/>
        <w:bCs/>
        <w:sz w:val="20"/>
        <w:szCs w:val="20"/>
      </w:rPr>
    </w:lvl>
    <w:lvl w:ilvl="4">
      <w:start w:val="1"/>
      <w:numFmt w:val="lowerRoman"/>
      <w:pStyle w:val="Level5"/>
      <w:lvlText w:val="(%5)"/>
      <w:lvlJc w:val="left"/>
      <w:pPr>
        <w:tabs>
          <w:tab w:val="num" w:pos="2381"/>
        </w:tabs>
        <w:ind w:left="2381" w:hanging="453"/>
      </w:pPr>
      <w:rPr>
        <w:rFonts w:ascii="Arial" w:hAnsi="Arial" w:hint="default"/>
        <w:b/>
        <w:i w:val="0"/>
        <w:sz w:val="20"/>
        <w:szCs w:val="20"/>
      </w:rPr>
    </w:lvl>
    <w:lvl w:ilvl="5">
      <w:start w:val="1"/>
      <w:numFmt w:val="bullet"/>
      <w:lvlText w:val=""/>
      <w:lvlJc w:val="left"/>
      <w:pPr>
        <w:tabs>
          <w:tab w:val="num" w:pos="3288"/>
        </w:tabs>
        <w:ind w:left="3288" w:hanging="680"/>
      </w:pPr>
      <w:rPr>
        <w:rFonts w:ascii="Symbol" w:hAnsi="Symbol" w:hint="default"/>
      </w:rPr>
    </w:lvl>
    <w:lvl w:ilvl="6">
      <w:start w:val="1"/>
      <w:numFmt w:val="none"/>
      <w:lvlText w:val=""/>
      <w:lvlJc w:val="left"/>
      <w:pPr>
        <w:tabs>
          <w:tab w:val="num" w:pos="3288"/>
        </w:tabs>
        <w:ind w:left="3288" w:hanging="680"/>
      </w:pPr>
      <w:rPr>
        <w:rFonts w:hint="default"/>
      </w:rPr>
    </w:lvl>
    <w:lvl w:ilvl="7">
      <w:start w:val="1"/>
      <w:numFmt w:val="none"/>
      <w:lvlText w:val=""/>
      <w:lvlJc w:val="left"/>
      <w:pPr>
        <w:tabs>
          <w:tab w:val="num" w:pos="3288"/>
        </w:tabs>
        <w:ind w:left="3288" w:hanging="680"/>
      </w:pPr>
      <w:rPr>
        <w:rFonts w:hint="default"/>
      </w:rPr>
    </w:lvl>
    <w:lvl w:ilvl="8">
      <w:start w:val="1"/>
      <w:numFmt w:val="none"/>
      <w:lvlText w:val=""/>
      <w:lvlJc w:val="left"/>
      <w:pPr>
        <w:tabs>
          <w:tab w:val="num" w:pos="3288"/>
        </w:tabs>
        <w:ind w:left="3288" w:hanging="680"/>
      </w:pPr>
      <w:rPr>
        <w:rFonts w:hint="default"/>
      </w:rPr>
    </w:lvl>
  </w:abstractNum>
  <w:abstractNum w:abstractNumId="35" w15:restartNumberingAfterBreak="0">
    <w:nsid w:val="605D0925"/>
    <w:multiLevelType w:val="hybridMultilevel"/>
    <w:tmpl w:val="055E3F86"/>
    <w:lvl w:ilvl="0" w:tplc="82C65F10">
      <w:start w:val="1"/>
      <w:numFmt w:val="bullet"/>
      <w:lvlText w:val=""/>
      <w:lvlJc w:val="left"/>
      <w:pPr>
        <w:tabs>
          <w:tab w:val="num" w:pos="357"/>
        </w:tabs>
        <w:ind w:left="357" w:hanging="357"/>
      </w:pPr>
      <w:rPr>
        <w:rFonts w:ascii="Symbol" w:hAnsi="Symbol" w:hint="default"/>
      </w:rPr>
    </w:lvl>
    <w:lvl w:ilvl="1" w:tplc="6EF05E94" w:tentative="1">
      <w:start w:val="1"/>
      <w:numFmt w:val="bullet"/>
      <w:lvlText w:val="o"/>
      <w:lvlJc w:val="left"/>
      <w:pPr>
        <w:tabs>
          <w:tab w:val="num" w:pos="1440"/>
        </w:tabs>
        <w:ind w:left="1440" w:hanging="360"/>
      </w:pPr>
      <w:rPr>
        <w:rFonts w:ascii="Courier New" w:hAnsi="Courier New" w:cs="Courier New" w:hint="default"/>
      </w:rPr>
    </w:lvl>
    <w:lvl w:ilvl="2" w:tplc="B2D63408" w:tentative="1">
      <w:start w:val="1"/>
      <w:numFmt w:val="bullet"/>
      <w:lvlText w:val=""/>
      <w:lvlJc w:val="left"/>
      <w:pPr>
        <w:tabs>
          <w:tab w:val="num" w:pos="2160"/>
        </w:tabs>
        <w:ind w:left="2160" w:hanging="360"/>
      </w:pPr>
      <w:rPr>
        <w:rFonts w:ascii="Wingdings" w:hAnsi="Wingdings" w:hint="default"/>
      </w:rPr>
    </w:lvl>
    <w:lvl w:ilvl="3" w:tplc="6A1E7656" w:tentative="1">
      <w:start w:val="1"/>
      <w:numFmt w:val="bullet"/>
      <w:lvlText w:val=""/>
      <w:lvlJc w:val="left"/>
      <w:pPr>
        <w:tabs>
          <w:tab w:val="num" w:pos="2880"/>
        </w:tabs>
        <w:ind w:left="2880" w:hanging="360"/>
      </w:pPr>
      <w:rPr>
        <w:rFonts w:ascii="Symbol" w:hAnsi="Symbol" w:hint="default"/>
      </w:rPr>
    </w:lvl>
    <w:lvl w:ilvl="4" w:tplc="57944FB8" w:tentative="1">
      <w:start w:val="1"/>
      <w:numFmt w:val="bullet"/>
      <w:lvlText w:val="o"/>
      <w:lvlJc w:val="left"/>
      <w:pPr>
        <w:tabs>
          <w:tab w:val="num" w:pos="3600"/>
        </w:tabs>
        <w:ind w:left="3600" w:hanging="360"/>
      </w:pPr>
      <w:rPr>
        <w:rFonts w:ascii="Courier New" w:hAnsi="Courier New" w:cs="Courier New" w:hint="default"/>
      </w:rPr>
    </w:lvl>
    <w:lvl w:ilvl="5" w:tplc="BDD2952C" w:tentative="1">
      <w:start w:val="1"/>
      <w:numFmt w:val="bullet"/>
      <w:lvlText w:val=""/>
      <w:lvlJc w:val="left"/>
      <w:pPr>
        <w:tabs>
          <w:tab w:val="num" w:pos="4320"/>
        </w:tabs>
        <w:ind w:left="4320" w:hanging="360"/>
      </w:pPr>
      <w:rPr>
        <w:rFonts w:ascii="Wingdings" w:hAnsi="Wingdings" w:hint="default"/>
      </w:rPr>
    </w:lvl>
    <w:lvl w:ilvl="6" w:tplc="4F6680CE" w:tentative="1">
      <w:start w:val="1"/>
      <w:numFmt w:val="bullet"/>
      <w:lvlText w:val=""/>
      <w:lvlJc w:val="left"/>
      <w:pPr>
        <w:tabs>
          <w:tab w:val="num" w:pos="5040"/>
        </w:tabs>
        <w:ind w:left="5040" w:hanging="360"/>
      </w:pPr>
      <w:rPr>
        <w:rFonts w:ascii="Symbol" w:hAnsi="Symbol" w:hint="default"/>
      </w:rPr>
    </w:lvl>
    <w:lvl w:ilvl="7" w:tplc="ED06AB24" w:tentative="1">
      <w:start w:val="1"/>
      <w:numFmt w:val="bullet"/>
      <w:lvlText w:val="o"/>
      <w:lvlJc w:val="left"/>
      <w:pPr>
        <w:tabs>
          <w:tab w:val="num" w:pos="5760"/>
        </w:tabs>
        <w:ind w:left="5760" w:hanging="360"/>
      </w:pPr>
      <w:rPr>
        <w:rFonts w:ascii="Courier New" w:hAnsi="Courier New" w:cs="Courier New" w:hint="default"/>
      </w:rPr>
    </w:lvl>
    <w:lvl w:ilvl="8" w:tplc="2C6EF538"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6966731"/>
    <w:multiLevelType w:val="multilevel"/>
    <w:tmpl w:val="A4A030CA"/>
    <w:lvl w:ilvl="0">
      <w:start w:val="1"/>
      <w:numFmt w:val="upperLetter"/>
      <w:lvlText w:val="(%1)"/>
      <w:lvlJc w:val="left"/>
      <w:pPr>
        <w:tabs>
          <w:tab w:val="num" w:pos="720"/>
        </w:tabs>
        <w:ind w:left="720" w:hanging="720"/>
      </w:pPr>
      <w:rPr>
        <w:rFonts w:ascii="Times New Roman" w:hAnsi="Times New Roman" w:hint="default"/>
        <w:b w:val="0"/>
        <w:i w:val="0"/>
        <w:caps/>
        <w:sz w:val="20"/>
      </w:rPr>
    </w:lvl>
    <w:lvl w:ilvl="1">
      <w:start w:val="1"/>
      <w:numFmt w:val="lowerLetter"/>
      <w:lvlText w:val="(%2)"/>
      <w:lvlJc w:val="left"/>
      <w:pPr>
        <w:tabs>
          <w:tab w:val="num" w:pos="1555"/>
        </w:tabs>
        <w:ind w:left="1555" w:hanging="561"/>
      </w:pPr>
      <w:rPr>
        <w:rFonts w:ascii="Times New Roman" w:hAnsi="Times New Roman" w:hint="default"/>
        <w:b w:val="0"/>
        <w:i w:val="0"/>
        <w:caps w:val="0"/>
        <w:sz w:val="20"/>
      </w:rPr>
    </w:lvl>
    <w:lvl w:ilvl="2">
      <w:start w:val="1"/>
      <w:numFmt w:val="lowerLetter"/>
      <w:lvlText w:val="(%3)"/>
      <w:lvlJc w:val="left"/>
      <w:pPr>
        <w:tabs>
          <w:tab w:val="num" w:pos="1559"/>
        </w:tabs>
        <w:ind w:left="1559" w:hanging="567"/>
      </w:pPr>
      <w:rPr>
        <w:rFonts w:ascii="Times New Roman" w:hAnsi="Times New Roman" w:hint="default"/>
        <w:b w:val="0"/>
        <w:i w:val="0"/>
        <w:sz w:val="20"/>
      </w:rPr>
    </w:lvl>
    <w:lvl w:ilvl="3">
      <w:start w:val="1"/>
      <w:numFmt w:val="lowerRoman"/>
      <w:lvlText w:val="(%4)"/>
      <w:lvlJc w:val="left"/>
      <w:pPr>
        <w:tabs>
          <w:tab w:val="num" w:pos="2421"/>
        </w:tabs>
        <w:ind w:left="2268" w:hanging="567"/>
      </w:pPr>
      <w:rPr>
        <w:rFonts w:ascii="Times New Roman" w:hAnsi="Times New Roman" w:hint="default"/>
        <w:b w:val="0"/>
        <w:i w:val="0"/>
        <w:sz w:val="20"/>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37" w15:restartNumberingAfterBreak="0">
    <w:nsid w:val="6A14466B"/>
    <w:multiLevelType w:val="hybridMultilevel"/>
    <w:tmpl w:val="5C64FE28"/>
    <w:lvl w:ilvl="0" w:tplc="2E8862B8">
      <w:start w:val="1"/>
      <w:numFmt w:val="bullet"/>
      <w:lvlText w:val="·"/>
      <w:lvlJc w:val="left"/>
      <w:pPr>
        <w:tabs>
          <w:tab w:val="num" w:pos="360"/>
        </w:tabs>
        <w:ind w:left="360" w:hanging="360"/>
      </w:pPr>
      <w:rPr>
        <w:rFonts w:ascii="Symbol" w:hAnsi="Symbol" w:hint="default"/>
      </w:rPr>
    </w:lvl>
    <w:lvl w:ilvl="1" w:tplc="A722464A" w:tentative="1">
      <w:start w:val="1"/>
      <w:numFmt w:val="bullet"/>
      <w:lvlText w:val="·"/>
      <w:lvlJc w:val="left"/>
      <w:pPr>
        <w:tabs>
          <w:tab w:val="num" w:pos="1440"/>
        </w:tabs>
        <w:ind w:left="1440" w:hanging="360"/>
      </w:pPr>
      <w:rPr>
        <w:rFonts w:ascii="Symbol" w:hAnsi="Symbol" w:hint="default"/>
      </w:rPr>
    </w:lvl>
    <w:lvl w:ilvl="2" w:tplc="0968323C" w:tentative="1">
      <w:start w:val="1"/>
      <w:numFmt w:val="bullet"/>
      <w:lvlText w:val="·"/>
      <w:lvlJc w:val="left"/>
      <w:pPr>
        <w:tabs>
          <w:tab w:val="num" w:pos="2160"/>
        </w:tabs>
        <w:ind w:left="2160" w:hanging="360"/>
      </w:pPr>
      <w:rPr>
        <w:rFonts w:ascii="Symbol" w:hAnsi="Symbol" w:hint="default"/>
      </w:rPr>
    </w:lvl>
    <w:lvl w:ilvl="3" w:tplc="9356B130" w:tentative="1">
      <w:start w:val="1"/>
      <w:numFmt w:val="bullet"/>
      <w:lvlText w:val="·"/>
      <w:lvlJc w:val="left"/>
      <w:pPr>
        <w:tabs>
          <w:tab w:val="num" w:pos="2880"/>
        </w:tabs>
        <w:ind w:left="2880" w:hanging="360"/>
      </w:pPr>
      <w:rPr>
        <w:rFonts w:ascii="Symbol" w:hAnsi="Symbol" w:hint="default"/>
      </w:rPr>
    </w:lvl>
    <w:lvl w:ilvl="4" w:tplc="F44A6484" w:tentative="1">
      <w:start w:val="1"/>
      <w:numFmt w:val="bullet"/>
      <w:lvlText w:val="o"/>
      <w:lvlJc w:val="left"/>
      <w:pPr>
        <w:tabs>
          <w:tab w:val="num" w:pos="3600"/>
        </w:tabs>
        <w:ind w:left="3600" w:hanging="360"/>
      </w:pPr>
      <w:rPr>
        <w:rFonts w:ascii="Courier New" w:hAnsi="Courier New" w:hint="default"/>
      </w:rPr>
    </w:lvl>
    <w:lvl w:ilvl="5" w:tplc="8CE6EB20" w:tentative="1">
      <w:start w:val="1"/>
      <w:numFmt w:val="bullet"/>
      <w:lvlText w:val="§"/>
      <w:lvlJc w:val="left"/>
      <w:pPr>
        <w:tabs>
          <w:tab w:val="num" w:pos="4320"/>
        </w:tabs>
        <w:ind w:left="4320" w:hanging="360"/>
      </w:pPr>
      <w:rPr>
        <w:rFonts w:ascii="Wingdings" w:hAnsi="Wingdings" w:hint="default"/>
      </w:rPr>
    </w:lvl>
    <w:lvl w:ilvl="6" w:tplc="E4F060E2" w:tentative="1">
      <w:start w:val="1"/>
      <w:numFmt w:val="bullet"/>
      <w:lvlText w:val="·"/>
      <w:lvlJc w:val="left"/>
      <w:pPr>
        <w:tabs>
          <w:tab w:val="num" w:pos="5040"/>
        </w:tabs>
        <w:ind w:left="5040" w:hanging="360"/>
      </w:pPr>
      <w:rPr>
        <w:rFonts w:ascii="Symbol" w:hAnsi="Symbol" w:hint="default"/>
      </w:rPr>
    </w:lvl>
    <w:lvl w:ilvl="7" w:tplc="297027D4" w:tentative="1">
      <w:start w:val="1"/>
      <w:numFmt w:val="bullet"/>
      <w:lvlText w:val="o"/>
      <w:lvlJc w:val="left"/>
      <w:pPr>
        <w:tabs>
          <w:tab w:val="num" w:pos="5760"/>
        </w:tabs>
        <w:ind w:left="5760" w:hanging="360"/>
      </w:pPr>
      <w:rPr>
        <w:rFonts w:ascii="Courier New" w:hAnsi="Courier New" w:hint="default"/>
      </w:rPr>
    </w:lvl>
    <w:lvl w:ilvl="8" w:tplc="44D06A5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71777AD"/>
    <w:multiLevelType w:val="multilevel"/>
    <w:tmpl w:val="019C28B4"/>
    <w:lvl w:ilvl="0">
      <w:start w:val="1"/>
      <w:numFmt w:val="decimal"/>
      <w:lvlText w:val="(%1)"/>
      <w:lvlJc w:val="left"/>
      <w:pPr>
        <w:tabs>
          <w:tab w:val="num" w:pos="720"/>
        </w:tabs>
        <w:ind w:left="720" w:hanging="72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7D61255"/>
    <w:multiLevelType w:val="multilevel"/>
    <w:tmpl w:val="AA0C0432"/>
    <w:name w:val="main_list"/>
    <w:lvl w:ilvl="0">
      <w:start w:val="1"/>
      <w:numFmt w:val="decimal"/>
      <w:pStyle w:val="Heading1"/>
      <w:lvlText w:val="%1."/>
      <w:lvlJc w:val="left"/>
      <w:pPr>
        <w:tabs>
          <w:tab w:val="num" w:pos="720"/>
        </w:tabs>
        <w:ind w:left="720" w:hanging="720"/>
      </w:pPr>
      <w:rPr>
        <w:rFonts w:ascii="Times New Roman" w:hAnsi="Times New Roman" w:hint="default"/>
        <w:b/>
        <w:i w:val="0"/>
        <w:caps/>
        <w:sz w:val="20"/>
      </w:rPr>
    </w:lvl>
    <w:lvl w:ilvl="1">
      <w:start w:val="1"/>
      <w:numFmt w:val="decimal"/>
      <w:pStyle w:val="Heading2"/>
      <w:lvlText w:val="%1.%2"/>
      <w:lvlJc w:val="left"/>
      <w:pPr>
        <w:tabs>
          <w:tab w:val="num" w:pos="720"/>
        </w:tabs>
        <w:ind w:left="720" w:hanging="720"/>
      </w:pPr>
      <w:rPr>
        <w:rFonts w:ascii="Times New Roman" w:hAnsi="Times New Roman" w:hint="default"/>
        <w:b w:val="0"/>
        <w:i w:val="0"/>
        <w:caps w:val="0"/>
        <w:sz w:val="20"/>
      </w:rPr>
    </w:lvl>
    <w:lvl w:ilvl="2">
      <w:start w:val="1"/>
      <w:numFmt w:val="lowerLetter"/>
      <w:pStyle w:val="Heading3"/>
      <w:lvlText w:val="(%3)"/>
      <w:lvlJc w:val="left"/>
      <w:pPr>
        <w:tabs>
          <w:tab w:val="num" w:pos="1559"/>
        </w:tabs>
        <w:ind w:left="1559" w:hanging="567"/>
      </w:pPr>
      <w:rPr>
        <w:rFonts w:ascii="Times New Roman" w:hAnsi="Times New Roman" w:hint="default"/>
        <w:b w:val="0"/>
        <w:i w:val="0"/>
        <w:sz w:val="20"/>
      </w:rPr>
    </w:lvl>
    <w:lvl w:ilvl="3">
      <w:start w:val="1"/>
      <w:numFmt w:val="lowerRoman"/>
      <w:pStyle w:val="Heading4"/>
      <w:lvlText w:val="(%4)"/>
      <w:lvlJc w:val="left"/>
      <w:pPr>
        <w:tabs>
          <w:tab w:val="num" w:pos="2421"/>
        </w:tabs>
        <w:ind w:left="2268" w:hanging="567"/>
      </w:pPr>
      <w:rPr>
        <w:rFonts w:ascii="Times New Roman" w:hAnsi="Times New Roman" w:hint="default"/>
        <w:b w:val="0"/>
        <w:i w:val="0"/>
        <w:sz w:val="20"/>
      </w:rPr>
    </w:lvl>
    <w:lvl w:ilvl="4">
      <w:start w:val="1"/>
      <w:numFmt w:val="upperLetter"/>
      <w:pStyle w:val="Heading5"/>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40" w15:restartNumberingAfterBreak="0">
    <w:nsid w:val="782B6933"/>
    <w:multiLevelType w:val="multilevel"/>
    <w:tmpl w:val="5E068C94"/>
    <w:lvl w:ilvl="0">
      <w:start w:val="1"/>
      <w:numFmt w:val="none"/>
      <w:pStyle w:val="ScheduleTitl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numFmt w:val="none"/>
      <w:suff w:val="nothing"/>
      <w:lvlText w:val=""/>
      <w:lvlJc w:val="left"/>
      <w:pPr>
        <w:ind w:left="0" w:firstLine="0"/>
      </w:pPr>
      <w:rPr>
        <w:rFonts w:ascii="Trebuchet MS" w:hAnsi="Trebuchet MS" w:hint="default"/>
        <w:b/>
        <w:i w:val="0"/>
        <w:sz w:val="20"/>
      </w:rPr>
    </w:lvl>
    <w:lvl w:ilvl="2">
      <w:start w:val="1"/>
      <w:numFmt w:val="decimal"/>
      <w:lvlRestart w:val="1"/>
      <w:suff w:val="nothing"/>
      <w:lvlText w:val="Part %3"/>
      <w:lvlJc w:val="left"/>
      <w:pPr>
        <w:ind w:left="0" w:firstLine="0"/>
      </w:pPr>
      <w:rPr>
        <w:rFonts w:ascii="Trebuchet MS" w:hAnsi="Trebuchet MS" w:hint="default"/>
        <w:b/>
        <w:i w:val="0"/>
        <w:caps w:val="0"/>
        <w:smallCaps w:val="0"/>
        <w:sz w:val="22"/>
      </w:rPr>
    </w:lvl>
    <w:lvl w:ilvl="3">
      <w:start w:val="1"/>
      <w:numFmt w:val="none"/>
      <w:lvlText w:val=""/>
      <w:lvlJc w:val="left"/>
      <w:pPr>
        <w:tabs>
          <w:tab w:val="num" w:pos="0"/>
        </w:tabs>
        <w:ind w:left="0" w:firstLine="0"/>
      </w:pPr>
      <w:rPr>
        <w:rFonts w:hint="default"/>
      </w:rPr>
    </w:lvl>
    <w:lvl w:ilvl="4">
      <w:start w:val="1"/>
      <w:numFmt w:val="decimal"/>
      <w:lvlText w:val="%4.%5"/>
      <w:lvlJc w:val="left"/>
      <w:pPr>
        <w:tabs>
          <w:tab w:val="num" w:pos="850"/>
        </w:tabs>
        <w:ind w:left="0" w:firstLine="0"/>
      </w:pPr>
      <w:rPr>
        <w:rFonts w:hint="default"/>
        <w:caps w:val="0"/>
      </w:rPr>
    </w:lvl>
    <w:lvl w:ilvl="5">
      <w:start w:val="1"/>
      <w:numFmt w:val="decimal"/>
      <w:lvlText w:val="%4.%5.%6"/>
      <w:lvlJc w:val="left"/>
      <w:pPr>
        <w:tabs>
          <w:tab w:val="num" w:pos="1701"/>
        </w:tabs>
        <w:ind w:left="0" w:firstLine="0"/>
      </w:pPr>
      <w:rPr>
        <w:rFonts w:hint="default"/>
        <w:caps w:val="0"/>
      </w:rPr>
    </w:lvl>
    <w:lvl w:ilvl="6">
      <w:start w:val="1"/>
      <w:numFmt w:val="lowerLetter"/>
      <w:lvlText w:val="(%7)"/>
      <w:lvlJc w:val="left"/>
      <w:pPr>
        <w:tabs>
          <w:tab w:val="num" w:pos="2268"/>
        </w:tabs>
        <w:ind w:left="0" w:firstLine="0"/>
      </w:pPr>
      <w:rPr>
        <w:rFonts w:hint="default"/>
        <w:caps w:val="0"/>
      </w:rPr>
    </w:lvl>
    <w:lvl w:ilvl="7">
      <w:start w:val="1"/>
      <w:numFmt w:val="lowerRoman"/>
      <w:lvlText w:val="(%8)"/>
      <w:lvlJc w:val="left"/>
      <w:pPr>
        <w:tabs>
          <w:tab w:val="num" w:pos="2835"/>
        </w:tabs>
        <w:ind w:left="0" w:firstLine="0"/>
      </w:pPr>
      <w:rPr>
        <w:rFonts w:hint="default"/>
      </w:rPr>
    </w:lvl>
    <w:lvl w:ilvl="8">
      <w:start w:val="1"/>
      <w:numFmt w:val="upperLetter"/>
      <w:lvlText w:val="(%9)"/>
      <w:lvlJc w:val="left"/>
      <w:pPr>
        <w:tabs>
          <w:tab w:val="num" w:pos="3402"/>
        </w:tabs>
        <w:ind w:left="0" w:firstLine="0"/>
      </w:pPr>
      <w:rPr>
        <w:rFonts w:hint="default"/>
      </w:rPr>
    </w:lvl>
  </w:abstractNum>
  <w:abstractNum w:abstractNumId="41" w15:restartNumberingAfterBreak="0">
    <w:nsid w:val="7DB5644F"/>
    <w:multiLevelType w:val="hybridMultilevel"/>
    <w:tmpl w:val="8BCC9C08"/>
    <w:lvl w:ilvl="0" w:tplc="48346D2A">
      <w:start w:val="1"/>
      <w:numFmt w:val="bullet"/>
      <w:lvlText w:val=""/>
      <w:lvlJc w:val="left"/>
      <w:pPr>
        <w:tabs>
          <w:tab w:val="num" w:pos="1945"/>
        </w:tabs>
        <w:ind w:left="1945" w:hanging="357"/>
      </w:pPr>
      <w:rPr>
        <w:rFonts w:ascii="Symbol" w:hAnsi="Symbol" w:hint="default"/>
      </w:rPr>
    </w:lvl>
    <w:lvl w:ilvl="1" w:tplc="52F85E4E" w:tentative="1">
      <w:start w:val="1"/>
      <w:numFmt w:val="bullet"/>
      <w:lvlText w:val="o"/>
      <w:lvlJc w:val="left"/>
      <w:pPr>
        <w:tabs>
          <w:tab w:val="num" w:pos="1440"/>
        </w:tabs>
        <w:ind w:left="1440" w:hanging="360"/>
      </w:pPr>
      <w:rPr>
        <w:rFonts w:ascii="Courier New" w:hAnsi="Courier New" w:cs="Courier New" w:hint="default"/>
      </w:rPr>
    </w:lvl>
    <w:lvl w:ilvl="2" w:tplc="297A98CC" w:tentative="1">
      <w:start w:val="1"/>
      <w:numFmt w:val="bullet"/>
      <w:lvlText w:val=""/>
      <w:lvlJc w:val="left"/>
      <w:pPr>
        <w:tabs>
          <w:tab w:val="num" w:pos="2160"/>
        </w:tabs>
        <w:ind w:left="2160" w:hanging="360"/>
      </w:pPr>
      <w:rPr>
        <w:rFonts w:ascii="Wingdings" w:hAnsi="Wingdings" w:hint="default"/>
      </w:rPr>
    </w:lvl>
    <w:lvl w:ilvl="3" w:tplc="577A41AE" w:tentative="1">
      <w:start w:val="1"/>
      <w:numFmt w:val="bullet"/>
      <w:lvlText w:val=""/>
      <w:lvlJc w:val="left"/>
      <w:pPr>
        <w:tabs>
          <w:tab w:val="num" w:pos="2880"/>
        </w:tabs>
        <w:ind w:left="2880" w:hanging="360"/>
      </w:pPr>
      <w:rPr>
        <w:rFonts w:ascii="Symbol" w:hAnsi="Symbol" w:hint="default"/>
      </w:rPr>
    </w:lvl>
    <w:lvl w:ilvl="4" w:tplc="005C2D66" w:tentative="1">
      <w:start w:val="1"/>
      <w:numFmt w:val="bullet"/>
      <w:lvlText w:val="o"/>
      <w:lvlJc w:val="left"/>
      <w:pPr>
        <w:tabs>
          <w:tab w:val="num" w:pos="3600"/>
        </w:tabs>
        <w:ind w:left="3600" w:hanging="360"/>
      </w:pPr>
      <w:rPr>
        <w:rFonts w:ascii="Courier New" w:hAnsi="Courier New" w:cs="Courier New" w:hint="default"/>
      </w:rPr>
    </w:lvl>
    <w:lvl w:ilvl="5" w:tplc="1A5214CA" w:tentative="1">
      <w:start w:val="1"/>
      <w:numFmt w:val="bullet"/>
      <w:lvlText w:val=""/>
      <w:lvlJc w:val="left"/>
      <w:pPr>
        <w:tabs>
          <w:tab w:val="num" w:pos="4320"/>
        </w:tabs>
        <w:ind w:left="4320" w:hanging="360"/>
      </w:pPr>
      <w:rPr>
        <w:rFonts w:ascii="Wingdings" w:hAnsi="Wingdings" w:hint="default"/>
      </w:rPr>
    </w:lvl>
    <w:lvl w:ilvl="6" w:tplc="06CC146C" w:tentative="1">
      <w:start w:val="1"/>
      <w:numFmt w:val="bullet"/>
      <w:lvlText w:val=""/>
      <w:lvlJc w:val="left"/>
      <w:pPr>
        <w:tabs>
          <w:tab w:val="num" w:pos="5040"/>
        </w:tabs>
        <w:ind w:left="5040" w:hanging="360"/>
      </w:pPr>
      <w:rPr>
        <w:rFonts w:ascii="Symbol" w:hAnsi="Symbol" w:hint="default"/>
      </w:rPr>
    </w:lvl>
    <w:lvl w:ilvl="7" w:tplc="CC2E750E" w:tentative="1">
      <w:start w:val="1"/>
      <w:numFmt w:val="bullet"/>
      <w:lvlText w:val="o"/>
      <w:lvlJc w:val="left"/>
      <w:pPr>
        <w:tabs>
          <w:tab w:val="num" w:pos="5760"/>
        </w:tabs>
        <w:ind w:left="5760" w:hanging="360"/>
      </w:pPr>
      <w:rPr>
        <w:rFonts w:ascii="Courier New" w:hAnsi="Courier New" w:cs="Courier New" w:hint="default"/>
      </w:rPr>
    </w:lvl>
    <w:lvl w:ilvl="8" w:tplc="0456CDE2" w:tentative="1">
      <w:start w:val="1"/>
      <w:numFmt w:val="bullet"/>
      <w:lvlText w:val=""/>
      <w:lvlJc w:val="left"/>
      <w:pPr>
        <w:tabs>
          <w:tab w:val="num" w:pos="6480"/>
        </w:tabs>
        <w:ind w:left="6480" w:hanging="360"/>
      </w:pPr>
      <w:rPr>
        <w:rFonts w:ascii="Wingdings" w:hAnsi="Wingdings" w:hint="default"/>
      </w:rPr>
    </w:lvl>
  </w:abstractNum>
  <w:num w:numId="1" w16cid:durableId="1036924976">
    <w:abstractNumId w:val="15"/>
  </w:num>
  <w:num w:numId="2" w16cid:durableId="1870946552">
    <w:abstractNumId w:val="38"/>
  </w:num>
  <w:num w:numId="3" w16cid:durableId="1097143319">
    <w:abstractNumId w:val="36"/>
  </w:num>
  <w:num w:numId="4" w16cid:durableId="1635794102">
    <w:abstractNumId w:val="39"/>
  </w:num>
  <w:num w:numId="5" w16cid:durableId="1414207689">
    <w:abstractNumId w:val="29"/>
  </w:num>
  <w:num w:numId="6" w16cid:durableId="981039475">
    <w:abstractNumId w:val="26"/>
  </w:num>
  <w:num w:numId="7" w16cid:durableId="297803496">
    <w:abstractNumId w:val="12"/>
  </w:num>
  <w:num w:numId="8" w16cid:durableId="941180080">
    <w:abstractNumId w:val="32"/>
  </w:num>
  <w:num w:numId="9" w16cid:durableId="81294054">
    <w:abstractNumId w:val="17"/>
  </w:num>
  <w:num w:numId="10" w16cid:durableId="932081230">
    <w:abstractNumId w:val="30"/>
  </w:num>
  <w:num w:numId="11" w16cid:durableId="698508637">
    <w:abstractNumId w:val="16"/>
  </w:num>
  <w:num w:numId="12" w16cid:durableId="620571073">
    <w:abstractNumId w:val="27"/>
  </w:num>
  <w:num w:numId="13" w16cid:durableId="704863969">
    <w:abstractNumId w:val="22"/>
  </w:num>
  <w:num w:numId="14" w16cid:durableId="1441873169">
    <w:abstractNumId w:val="41"/>
  </w:num>
  <w:num w:numId="15" w16cid:durableId="1487017540">
    <w:abstractNumId w:val="24"/>
  </w:num>
  <w:num w:numId="16" w16cid:durableId="1601372559">
    <w:abstractNumId w:val="11"/>
  </w:num>
  <w:num w:numId="17" w16cid:durableId="866412177">
    <w:abstractNumId w:val="37"/>
  </w:num>
  <w:num w:numId="18" w16cid:durableId="874006448">
    <w:abstractNumId w:val="35"/>
  </w:num>
  <w:num w:numId="19" w16cid:durableId="1115632283">
    <w:abstractNumId w:val="23"/>
  </w:num>
  <w:num w:numId="20" w16cid:durableId="1003703900">
    <w:abstractNumId w:val="18"/>
  </w:num>
  <w:num w:numId="21" w16cid:durableId="145126678">
    <w:abstractNumId w:val="33"/>
  </w:num>
  <w:num w:numId="22" w16cid:durableId="986589678">
    <w:abstractNumId w:val="20"/>
  </w:num>
  <w:num w:numId="23" w16cid:durableId="744298584">
    <w:abstractNumId w:val="31"/>
  </w:num>
  <w:num w:numId="24" w16cid:durableId="617179674">
    <w:abstractNumId w:val="34"/>
  </w:num>
  <w:num w:numId="25" w16cid:durableId="1984845919">
    <w:abstractNumId w:val="40"/>
  </w:num>
  <w:num w:numId="26" w16cid:durableId="1372732834">
    <w:abstractNumId w:val="13"/>
  </w:num>
  <w:num w:numId="27" w16cid:durableId="1752775636">
    <w:abstractNumId w:val="25"/>
  </w:num>
  <w:num w:numId="28" w16cid:durableId="1872379404">
    <w:abstractNumId w:val="19"/>
  </w:num>
  <w:num w:numId="29" w16cid:durableId="1800494137">
    <w:abstractNumId w:val="14"/>
  </w:num>
  <w:num w:numId="30" w16cid:durableId="1905332216">
    <w:abstractNumId w:val="21"/>
  </w:num>
  <w:num w:numId="31" w16cid:durableId="9101644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53708997">
    <w:abstractNumId w:val="34"/>
  </w:num>
  <w:num w:numId="33" w16cid:durableId="2092504980">
    <w:abstractNumId w:val="9"/>
  </w:num>
  <w:num w:numId="34" w16cid:durableId="1427386307">
    <w:abstractNumId w:val="7"/>
  </w:num>
  <w:num w:numId="35" w16cid:durableId="890380908">
    <w:abstractNumId w:val="6"/>
  </w:num>
  <w:num w:numId="36" w16cid:durableId="797795912">
    <w:abstractNumId w:val="5"/>
  </w:num>
  <w:num w:numId="37" w16cid:durableId="336537345">
    <w:abstractNumId w:val="4"/>
  </w:num>
  <w:num w:numId="38" w16cid:durableId="1538469197">
    <w:abstractNumId w:val="8"/>
  </w:num>
  <w:num w:numId="39" w16cid:durableId="135149197">
    <w:abstractNumId w:val="3"/>
  </w:num>
  <w:num w:numId="40" w16cid:durableId="1136684395">
    <w:abstractNumId w:val="2"/>
  </w:num>
  <w:num w:numId="41" w16cid:durableId="1624531521">
    <w:abstractNumId w:val="1"/>
  </w:num>
  <w:num w:numId="42" w16cid:durableId="2000183552">
    <w:abstractNumId w:val="0"/>
  </w:num>
  <w:num w:numId="43" w16cid:durableId="16337057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96877275">
    <w:abstractNumId w:val="18"/>
  </w:num>
  <w:num w:numId="45" w16cid:durableId="1525556045">
    <w:abstractNumId w:val="34"/>
  </w:num>
  <w:num w:numId="46" w16cid:durableId="1915698926">
    <w:abstractNumId w:val="10"/>
  </w:num>
  <w:num w:numId="47" w16cid:durableId="1698579544">
    <w:abstractNumId w:val="28"/>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queline Hills">
    <w15:presenceInfo w15:providerId="Windows Live" w15:userId="7763014a7f3262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proofState w:spelling="clean" w:grammar="clean"/>
  <w:trackRevisions/>
  <w:doNotTrackFormatting/>
  <w:defaultTabStop w:val="720"/>
  <w:hyphenationZone w:val="357"/>
  <w:doNotHyphenateCaps/>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156"/>
    <w:rsid w:val="00015DD4"/>
    <w:rsid w:val="0003349F"/>
    <w:rsid w:val="00043891"/>
    <w:rsid w:val="00052692"/>
    <w:rsid w:val="0007405B"/>
    <w:rsid w:val="000C1F00"/>
    <w:rsid w:val="000C33D3"/>
    <w:rsid w:val="000D6DD1"/>
    <w:rsid w:val="000E27E8"/>
    <w:rsid w:val="000E3240"/>
    <w:rsid w:val="00124298"/>
    <w:rsid w:val="00141192"/>
    <w:rsid w:val="00145C68"/>
    <w:rsid w:val="00156A41"/>
    <w:rsid w:val="0016289F"/>
    <w:rsid w:val="00176DC7"/>
    <w:rsid w:val="00191526"/>
    <w:rsid w:val="001A5A52"/>
    <w:rsid w:val="001C75D9"/>
    <w:rsid w:val="001D7C5D"/>
    <w:rsid w:val="001D7EF2"/>
    <w:rsid w:val="001F0837"/>
    <w:rsid w:val="001F1261"/>
    <w:rsid w:val="0020712E"/>
    <w:rsid w:val="00211ADE"/>
    <w:rsid w:val="0023412D"/>
    <w:rsid w:val="00253291"/>
    <w:rsid w:val="00262D05"/>
    <w:rsid w:val="002804CF"/>
    <w:rsid w:val="002868A5"/>
    <w:rsid w:val="002A4156"/>
    <w:rsid w:val="002B04A9"/>
    <w:rsid w:val="002B1A0C"/>
    <w:rsid w:val="002C2FE8"/>
    <w:rsid w:val="002D44FD"/>
    <w:rsid w:val="00310A84"/>
    <w:rsid w:val="003312B8"/>
    <w:rsid w:val="0035586A"/>
    <w:rsid w:val="00361CC0"/>
    <w:rsid w:val="00362663"/>
    <w:rsid w:val="00362895"/>
    <w:rsid w:val="003929A4"/>
    <w:rsid w:val="003945D0"/>
    <w:rsid w:val="003A0959"/>
    <w:rsid w:val="003C129A"/>
    <w:rsid w:val="003D1677"/>
    <w:rsid w:val="003D4988"/>
    <w:rsid w:val="003F27A5"/>
    <w:rsid w:val="00407F4C"/>
    <w:rsid w:val="00416929"/>
    <w:rsid w:val="004264D4"/>
    <w:rsid w:val="004310FF"/>
    <w:rsid w:val="004349F2"/>
    <w:rsid w:val="0045700B"/>
    <w:rsid w:val="00493FC3"/>
    <w:rsid w:val="00537808"/>
    <w:rsid w:val="00552CF8"/>
    <w:rsid w:val="00560C55"/>
    <w:rsid w:val="00567026"/>
    <w:rsid w:val="005707BF"/>
    <w:rsid w:val="00581C25"/>
    <w:rsid w:val="00584C9D"/>
    <w:rsid w:val="00584E30"/>
    <w:rsid w:val="00591C66"/>
    <w:rsid w:val="005956AA"/>
    <w:rsid w:val="005B3512"/>
    <w:rsid w:val="005C31B8"/>
    <w:rsid w:val="005D3BF0"/>
    <w:rsid w:val="005F19F6"/>
    <w:rsid w:val="00615E85"/>
    <w:rsid w:val="0065268B"/>
    <w:rsid w:val="00666664"/>
    <w:rsid w:val="00686C06"/>
    <w:rsid w:val="006F02A9"/>
    <w:rsid w:val="00751231"/>
    <w:rsid w:val="007A7F00"/>
    <w:rsid w:val="007C325B"/>
    <w:rsid w:val="007C348F"/>
    <w:rsid w:val="007C4CEC"/>
    <w:rsid w:val="007D73AB"/>
    <w:rsid w:val="007E0F96"/>
    <w:rsid w:val="007E30B8"/>
    <w:rsid w:val="007E3C36"/>
    <w:rsid w:val="007E3CE4"/>
    <w:rsid w:val="007E5559"/>
    <w:rsid w:val="007E6F4C"/>
    <w:rsid w:val="007F254E"/>
    <w:rsid w:val="007F4740"/>
    <w:rsid w:val="00832B47"/>
    <w:rsid w:val="00840A3C"/>
    <w:rsid w:val="0088272B"/>
    <w:rsid w:val="00893A95"/>
    <w:rsid w:val="008A41EA"/>
    <w:rsid w:val="008B0724"/>
    <w:rsid w:val="008C6728"/>
    <w:rsid w:val="008D6E5D"/>
    <w:rsid w:val="00915C90"/>
    <w:rsid w:val="009200BD"/>
    <w:rsid w:val="009412F0"/>
    <w:rsid w:val="00965375"/>
    <w:rsid w:val="00971150"/>
    <w:rsid w:val="00985D43"/>
    <w:rsid w:val="009C2D30"/>
    <w:rsid w:val="009D1E94"/>
    <w:rsid w:val="009E78C9"/>
    <w:rsid w:val="00A066FC"/>
    <w:rsid w:val="00A1327F"/>
    <w:rsid w:val="00A15865"/>
    <w:rsid w:val="00A20917"/>
    <w:rsid w:val="00A65139"/>
    <w:rsid w:val="00A72904"/>
    <w:rsid w:val="00A75DCE"/>
    <w:rsid w:val="00A76AA2"/>
    <w:rsid w:val="00AA3BBD"/>
    <w:rsid w:val="00AA64BF"/>
    <w:rsid w:val="00AC6F04"/>
    <w:rsid w:val="00AE18F1"/>
    <w:rsid w:val="00AE6F3C"/>
    <w:rsid w:val="00B111AA"/>
    <w:rsid w:val="00B11990"/>
    <w:rsid w:val="00B1493A"/>
    <w:rsid w:val="00B231F2"/>
    <w:rsid w:val="00B264A0"/>
    <w:rsid w:val="00B82295"/>
    <w:rsid w:val="00B844CF"/>
    <w:rsid w:val="00B9168C"/>
    <w:rsid w:val="00BA47F2"/>
    <w:rsid w:val="00BC485E"/>
    <w:rsid w:val="00BD744D"/>
    <w:rsid w:val="00BE3E8B"/>
    <w:rsid w:val="00C02C06"/>
    <w:rsid w:val="00C33C5F"/>
    <w:rsid w:val="00C44C04"/>
    <w:rsid w:val="00C566ED"/>
    <w:rsid w:val="00C60B4D"/>
    <w:rsid w:val="00C64AE3"/>
    <w:rsid w:val="00C65DD0"/>
    <w:rsid w:val="00CC437B"/>
    <w:rsid w:val="00CC5B61"/>
    <w:rsid w:val="00D26D31"/>
    <w:rsid w:val="00D356AE"/>
    <w:rsid w:val="00D46986"/>
    <w:rsid w:val="00D80F43"/>
    <w:rsid w:val="00D945F4"/>
    <w:rsid w:val="00DA1ED2"/>
    <w:rsid w:val="00DA2EEE"/>
    <w:rsid w:val="00DB405A"/>
    <w:rsid w:val="00DB5502"/>
    <w:rsid w:val="00DC6D62"/>
    <w:rsid w:val="00DE0C24"/>
    <w:rsid w:val="00DE45DC"/>
    <w:rsid w:val="00DE78A2"/>
    <w:rsid w:val="00DF4A46"/>
    <w:rsid w:val="00E146F0"/>
    <w:rsid w:val="00E41E06"/>
    <w:rsid w:val="00E57273"/>
    <w:rsid w:val="00E60BC5"/>
    <w:rsid w:val="00E611EF"/>
    <w:rsid w:val="00E96D99"/>
    <w:rsid w:val="00EC33BA"/>
    <w:rsid w:val="00ED0260"/>
    <w:rsid w:val="00F55A87"/>
    <w:rsid w:val="00F70591"/>
    <w:rsid w:val="00F72A0A"/>
    <w:rsid w:val="00F8446B"/>
    <w:rsid w:val="00FA59FF"/>
    <w:rsid w:val="00FC2FF8"/>
    <w:rsid w:val="00FE24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2A55C"/>
  <w15:chartTrackingRefBased/>
  <w15:docId w15:val="{5C130AC7-8CCF-4CF3-986F-B46836264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toc 1"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3774"/>
    <w:pPr>
      <w:spacing w:line="300" w:lineRule="atLeast"/>
      <w:jc w:val="both"/>
    </w:pPr>
    <w:rPr>
      <w:sz w:val="22"/>
      <w:lang w:eastAsia="en-US"/>
    </w:rPr>
  </w:style>
  <w:style w:type="paragraph" w:styleId="Heading1">
    <w:name w:val="heading 1"/>
    <w:basedOn w:val="Normal"/>
    <w:qFormat/>
    <w:rsid w:val="00BB3774"/>
    <w:pPr>
      <w:keepNext/>
      <w:numPr>
        <w:numId w:val="4"/>
      </w:numPr>
      <w:spacing w:before="320"/>
      <w:outlineLvl w:val="0"/>
    </w:pPr>
    <w:rPr>
      <w:b/>
      <w:smallCaps/>
      <w:kern w:val="28"/>
    </w:rPr>
  </w:style>
  <w:style w:type="paragraph" w:styleId="Heading2">
    <w:name w:val="heading 2"/>
    <w:basedOn w:val="Normal"/>
    <w:qFormat/>
    <w:rsid w:val="00BB3774"/>
    <w:pPr>
      <w:numPr>
        <w:ilvl w:val="1"/>
        <w:numId w:val="4"/>
      </w:numPr>
      <w:spacing w:before="280" w:after="120"/>
      <w:outlineLvl w:val="1"/>
    </w:pPr>
    <w:rPr>
      <w:color w:val="000000"/>
    </w:rPr>
  </w:style>
  <w:style w:type="paragraph" w:styleId="Heading3">
    <w:name w:val="heading 3"/>
    <w:basedOn w:val="Normal"/>
    <w:qFormat/>
    <w:rsid w:val="00BB3774"/>
    <w:pPr>
      <w:numPr>
        <w:ilvl w:val="2"/>
        <w:numId w:val="4"/>
      </w:numPr>
      <w:spacing w:after="120"/>
      <w:outlineLvl w:val="2"/>
    </w:pPr>
  </w:style>
  <w:style w:type="paragraph" w:styleId="Heading4">
    <w:name w:val="heading 4"/>
    <w:basedOn w:val="Normal"/>
    <w:qFormat/>
    <w:rsid w:val="00BB3774"/>
    <w:pPr>
      <w:numPr>
        <w:ilvl w:val="3"/>
        <w:numId w:val="4"/>
      </w:numPr>
      <w:tabs>
        <w:tab w:val="left" w:pos="2261"/>
      </w:tabs>
      <w:spacing w:after="120"/>
      <w:outlineLvl w:val="3"/>
    </w:pPr>
  </w:style>
  <w:style w:type="paragraph" w:styleId="Heading5">
    <w:name w:val="heading 5"/>
    <w:basedOn w:val="Normal"/>
    <w:qFormat/>
    <w:rsid w:val="00BB3774"/>
    <w:pPr>
      <w:numPr>
        <w:ilvl w:val="4"/>
        <w:numId w:val="4"/>
      </w:numPr>
      <w:spacing w:after="120"/>
      <w:outlineLvl w:val="4"/>
    </w:pPr>
  </w:style>
  <w:style w:type="paragraph" w:styleId="Heading6">
    <w:name w:val="heading 6"/>
    <w:basedOn w:val="Normal"/>
    <w:next w:val="Normal"/>
    <w:autoRedefine/>
    <w:qFormat/>
    <w:rsid w:val="00BB3774"/>
    <w:pPr>
      <w:keepNext/>
      <w:spacing w:before="160" w:after="80"/>
      <w:jc w:val="left"/>
      <w:outlineLvl w:val="5"/>
    </w:pPr>
    <w:rPr>
      <w:rFonts w:ascii="Arial" w:hAnsi="Arial"/>
      <w:b/>
      <w:sz w:val="20"/>
    </w:rPr>
  </w:style>
  <w:style w:type="paragraph" w:styleId="Heading7">
    <w:name w:val="heading 7"/>
    <w:basedOn w:val="Normal"/>
    <w:next w:val="Normal"/>
    <w:qFormat/>
    <w:rsid w:val="00BB3774"/>
    <w:pPr>
      <w:keepNext/>
      <w:jc w:val="left"/>
      <w:outlineLvl w:val="6"/>
    </w:pPr>
    <w:rPr>
      <w:rFonts w:ascii="Arial" w:hAnsi="Arial"/>
      <w:b/>
      <w:smallCaps/>
      <w:color w:val="000000"/>
      <w:sz w:val="24"/>
    </w:rPr>
  </w:style>
  <w:style w:type="paragraph" w:styleId="Heading8">
    <w:name w:val="heading 8"/>
    <w:basedOn w:val="Normal"/>
    <w:next w:val="Normal"/>
    <w:autoRedefine/>
    <w:qFormat/>
    <w:rsid w:val="00BB3774"/>
    <w:pPr>
      <w:keepNext/>
      <w:pageBreakBefore/>
      <w:pBdr>
        <w:bottom w:val="single" w:sz="4" w:space="1" w:color="auto"/>
      </w:pBdr>
      <w:spacing w:before="600" w:after="120"/>
      <w:jc w:val="left"/>
      <w:outlineLvl w:val="7"/>
    </w:pPr>
    <w:rPr>
      <w:rFonts w:ascii="Arial" w:hAnsi="Arial"/>
      <w:b/>
      <w:smallCap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A2EEE"/>
    <w:rPr>
      <w:color w:val="0563C1"/>
      <w:u w:val="single"/>
    </w:rPr>
  </w:style>
  <w:style w:type="paragraph" w:styleId="TOC1">
    <w:name w:val="toc 1"/>
    <w:basedOn w:val="Normal"/>
    <w:next w:val="Normal"/>
    <w:autoRedefine/>
    <w:uiPriority w:val="39"/>
    <w:rsid w:val="00FC2FF8"/>
    <w:pPr>
      <w:tabs>
        <w:tab w:val="left" w:pos="440"/>
        <w:tab w:val="right" w:leader="dot" w:pos="8297"/>
      </w:tabs>
    </w:pPr>
    <w:rPr>
      <w:rFonts w:ascii="Arial" w:hAnsi="Arial"/>
      <w:sz w:val="20"/>
    </w:rPr>
  </w:style>
  <w:style w:type="paragraph" w:customStyle="1" w:styleId="Title">
    <w:name w:val="* Title"/>
    <w:basedOn w:val="Normal"/>
    <w:next w:val="Normal"/>
    <w:link w:val="TitleChar"/>
    <w:qFormat/>
    <w:rsid w:val="007C4CEC"/>
    <w:pPr>
      <w:overflowPunct w:val="0"/>
      <w:autoSpaceDE w:val="0"/>
      <w:autoSpaceDN w:val="0"/>
      <w:adjustRightInd w:val="0"/>
      <w:spacing w:after="140" w:line="290" w:lineRule="auto"/>
      <w:jc w:val="center"/>
      <w:textAlignment w:val="baseline"/>
    </w:pPr>
    <w:rPr>
      <w:rFonts w:ascii="Trebuchet MS" w:hAnsi="Trebuchet MS" w:cs="Arial"/>
      <w:b/>
      <w:kern w:val="20"/>
      <w:szCs w:val="22"/>
    </w:rPr>
  </w:style>
  <w:style w:type="character" w:customStyle="1" w:styleId="TitleChar">
    <w:name w:val="* Title Char"/>
    <w:link w:val="Title"/>
    <w:rsid w:val="007C4CEC"/>
    <w:rPr>
      <w:rFonts w:ascii="Trebuchet MS" w:hAnsi="Trebuchet MS" w:cs="Arial"/>
      <w:b/>
      <w:kern w:val="20"/>
      <w:sz w:val="22"/>
      <w:szCs w:val="22"/>
      <w:lang w:eastAsia="en-US"/>
    </w:rPr>
  </w:style>
  <w:style w:type="paragraph" w:customStyle="1" w:styleId="Body1">
    <w:name w:val="* Body 1"/>
    <w:basedOn w:val="Body2"/>
    <w:qFormat/>
    <w:rsid w:val="007C4CEC"/>
    <w:pPr>
      <w:ind w:left="0"/>
    </w:pPr>
  </w:style>
  <w:style w:type="paragraph" w:customStyle="1" w:styleId="Body2">
    <w:name w:val="* Body 2"/>
    <w:basedOn w:val="Subtitle"/>
    <w:qFormat/>
    <w:rsid w:val="007C4CEC"/>
    <w:pPr>
      <w:ind w:left="680"/>
    </w:pPr>
    <w:rPr>
      <w:b w:val="0"/>
      <w:sz w:val="22"/>
      <w:szCs w:val="28"/>
    </w:rPr>
  </w:style>
  <w:style w:type="paragraph" w:customStyle="1" w:styleId="Subtitle">
    <w:name w:val="*  Subtitle"/>
    <w:basedOn w:val="Title0"/>
    <w:qFormat/>
    <w:rsid w:val="007C4CEC"/>
    <w:pPr>
      <w:jc w:val="both"/>
    </w:pPr>
    <w:rPr>
      <w:sz w:val="24"/>
    </w:rPr>
  </w:style>
  <w:style w:type="paragraph" w:customStyle="1" w:styleId="Title0">
    <w:name w:val="*   Title"/>
    <w:basedOn w:val="Normal"/>
    <w:next w:val="Normal"/>
    <w:link w:val="TitleChar0"/>
    <w:qFormat/>
    <w:rsid w:val="007C4CEC"/>
    <w:pPr>
      <w:overflowPunct w:val="0"/>
      <w:autoSpaceDE w:val="0"/>
      <w:autoSpaceDN w:val="0"/>
      <w:adjustRightInd w:val="0"/>
      <w:spacing w:after="140" w:line="290" w:lineRule="auto"/>
      <w:jc w:val="center"/>
      <w:textAlignment w:val="baseline"/>
    </w:pPr>
    <w:rPr>
      <w:rFonts w:ascii="Arial" w:hAnsi="Arial" w:cs="Arial"/>
      <w:b/>
      <w:kern w:val="20"/>
      <w:sz w:val="28"/>
      <w:szCs w:val="22"/>
      <w:lang w:eastAsia="en-GB"/>
    </w:rPr>
  </w:style>
  <w:style w:type="character" w:customStyle="1" w:styleId="TitleChar0">
    <w:name w:val="*   Title Char"/>
    <w:link w:val="Title0"/>
    <w:rsid w:val="007C4CEC"/>
    <w:rPr>
      <w:rFonts w:ascii="Arial" w:hAnsi="Arial" w:cs="Arial"/>
      <w:b/>
      <w:kern w:val="20"/>
      <w:sz w:val="28"/>
      <w:szCs w:val="22"/>
    </w:rPr>
  </w:style>
  <w:style w:type="paragraph" w:customStyle="1" w:styleId="Level1">
    <w:name w:val="* Level 1"/>
    <w:basedOn w:val="Subtitle"/>
    <w:qFormat/>
    <w:rsid w:val="007C4CEC"/>
    <w:pPr>
      <w:keepNext/>
      <w:numPr>
        <w:numId w:val="24"/>
      </w:numPr>
      <w:spacing w:before="140"/>
      <w:outlineLvl w:val="0"/>
    </w:pPr>
    <w:rPr>
      <w:szCs w:val="28"/>
    </w:rPr>
  </w:style>
  <w:style w:type="paragraph" w:customStyle="1" w:styleId="1Parties">
    <w:name w:val="* (1) Parties"/>
    <w:basedOn w:val="Level1"/>
    <w:qFormat/>
    <w:rsid w:val="007C4CEC"/>
    <w:pPr>
      <w:keepNext w:val="0"/>
      <w:numPr>
        <w:numId w:val="19"/>
      </w:numPr>
    </w:pPr>
    <w:rPr>
      <w:b w:val="0"/>
      <w:sz w:val="22"/>
      <w:szCs w:val="22"/>
    </w:rPr>
  </w:style>
  <w:style w:type="paragraph" w:customStyle="1" w:styleId="Level2">
    <w:name w:val="* Level 2"/>
    <w:basedOn w:val="Level1"/>
    <w:qFormat/>
    <w:rsid w:val="007C4CEC"/>
    <w:pPr>
      <w:keepNext w:val="0"/>
      <w:numPr>
        <w:ilvl w:val="1"/>
      </w:numPr>
      <w:spacing w:before="0"/>
      <w:outlineLvl w:val="1"/>
    </w:pPr>
    <w:rPr>
      <w:b w:val="0"/>
      <w:sz w:val="22"/>
    </w:rPr>
  </w:style>
  <w:style w:type="paragraph" w:customStyle="1" w:styleId="ABackground">
    <w:name w:val="* (A) Background"/>
    <w:basedOn w:val="Level2"/>
    <w:next w:val="Body1"/>
    <w:qFormat/>
    <w:rsid w:val="007C4CEC"/>
    <w:pPr>
      <w:numPr>
        <w:ilvl w:val="0"/>
        <w:numId w:val="20"/>
      </w:numPr>
      <w:spacing w:before="140" w:line="240" w:lineRule="auto"/>
      <w:outlineLvl w:val="0"/>
    </w:pPr>
    <w:rPr>
      <w:sz w:val="20"/>
    </w:rPr>
  </w:style>
  <w:style w:type="paragraph" w:customStyle="1" w:styleId="Body3">
    <w:name w:val="* Body 3"/>
    <w:basedOn w:val="Body2"/>
    <w:qFormat/>
    <w:rsid w:val="007C4CEC"/>
    <w:pPr>
      <w:ind w:left="1474"/>
    </w:pPr>
  </w:style>
  <w:style w:type="paragraph" w:customStyle="1" w:styleId="Body4">
    <w:name w:val="* Body 4"/>
    <w:basedOn w:val="Body3"/>
    <w:qFormat/>
    <w:rsid w:val="007C4CEC"/>
    <w:pPr>
      <w:ind w:left="1928"/>
    </w:pPr>
  </w:style>
  <w:style w:type="paragraph" w:customStyle="1" w:styleId="Body5">
    <w:name w:val="* Body 5"/>
    <w:basedOn w:val="Body4"/>
    <w:qFormat/>
    <w:rsid w:val="007C4CEC"/>
    <w:pPr>
      <w:ind w:left="2381"/>
    </w:pPr>
  </w:style>
  <w:style w:type="paragraph" w:customStyle="1" w:styleId="CourtDocBodyText">
    <w:name w:val="* Court Doc Body Text"/>
    <w:basedOn w:val="Normal"/>
    <w:qFormat/>
    <w:rsid w:val="007C4CEC"/>
    <w:pPr>
      <w:spacing w:after="120" w:line="360" w:lineRule="auto"/>
    </w:pPr>
    <w:rPr>
      <w:rFonts w:ascii="Arial" w:hAnsi="Arial"/>
      <w:szCs w:val="22"/>
      <w:lang w:eastAsia="en-GB"/>
    </w:rPr>
  </w:style>
  <w:style w:type="paragraph" w:customStyle="1" w:styleId="CourtDocDraftingNotes">
    <w:name w:val="* Court Doc Drafting Notes"/>
    <w:basedOn w:val="Normal"/>
    <w:qFormat/>
    <w:rsid w:val="007C4CEC"/>
    <w:pPr>
      <w:numPr>
        <w:numId w:val="21"/>
      </w:numPr>
      <w:spacing w:after="120" w:line="360" w:lineRule="auto"/>
    </w:pPr>
    <w:rPr>
      <w:rFonts w:ascii="Arial" w:hAnsi="Arial"/>
      <w:szCs w:val="22"/>
      <w:lang w:eastAsia="en-GB"/>
    </w:rPr>
  </w:style>
  <w:style w:type="paragraph" w:customStyle="1" w:styleId="CourtDocNumbering">
    <w:name w:val="* Court Doc Numbering"/>
    <w:basedOn w:val="Normal"/>
    <w:qFormat/>
    <w:rsid w:val="007C4CEC"/>
    <w:pPr>
      <w:numPr>
        <w:numId w:val="22"/>
      </w:numPr>
      <w:spacing w:after="120" w:line="360" w:lineRule="auto"/>
    </w:pPr>
    <w:rPr>
      <w:rFonts w:ascii="Arial" w:hAnsi="Arial" w:cs="Arial"/>
      <w:kern w:val="20"/>
      <w:szCs w:val="22"/>
      <w:lang w:eastAsia="en-GB"/>
    </w:rPr>
  </w:style>
  <w:style w:type="paragraph" w:customStyle="1" w:styleId="LetterBody">
    <w:name w:val="* Letter Body"/>
    <w:basedOn w:val="Body1"/>
    <w:qFormat/>
    <w:rsid w:val="007C4CEC"/>
    <w:pPr>
      <w:spacing w:after="200"/>
    </w:pPr>
  </w:style>
  <w:style w:type="paragraph" w:customStyle="1" w:styleId="LetterNumbering">
    <w:name w:val="* Letter Numbering"/>
    <w:basedOn w:val="Normal"/>
    <w:qFormat/>
    <w:rsid w:val="007C4CEC"/>
    <w:pPr>
      <w:numPr>
        <w:numId w:val="23"/>
      </w:numPr>
      <w:spacing w:before="140" w:after="140" w:line="290" w:lineRule="auto"/>
    </w:pPr>
    <w:rPr>
      <w:rFonts w:ascii="Arial" w:hAnsi="Arial"/>
      <w:szCs w:val="22"/>
      <w:lang w:eastAsia="en-GB"/>
    </w:rPr>
  </w:style>
  <w:style w:type="paragraph" w:customStyle="1" w:styleId="LetterSubtitle">
    <w:name w:val="* Letter Subtitle"/>
    <w:basedOn w:val="Normal"/>
    <w:qFormat/>
    <w:rsid w:val="007C4CEC"/>
    <w:pPr>
      <w:spacing w:line="240" w:lineRule="auto"/>
    </w:pPr>
    <w:rPr>
      <w:rFonts w:ascii="Arial" w:hAnsi="Arial"/>
      <w:b/>
      <w:szCs w:val="22"/>
      <w:lang w:eastAsia="en-GB"/>
    </w:rPr>
  </w:style>
  <w:style w:type="paragraph" w:customStyle="1" w:styleId="Level3">
    <w:name w:val="* Level 3"/>
    <w:basedOn w:val="Level2"/>
    <w:qFormat/>
    <w:rsid w:val="007C4CEC"/>
    <w:pPr>
      <w:numPr>
        <w:ilvl w:val="2"/>
      </w:numPr>
      <w:outlineLvl w:val="2"/>
    </w:pPr>
  </w:style>
  <w:style w:type="paragraph" w:customStyle="1" w:styleId="Level4">
    <w:name w:val="* Level 4"/>
    <w:basedOn w:val="Level3"/>
    <w:qFormat/>
    <w:rsid w:val="007C4CEC"/>
    <w:pPr>
      <w:numPr>
        <w:ilvl w:val="3"/>
      </w:numPr>
      <w:outlineLvl w:val="3"/>
    </w:pPr>
  </w:style>
  <w:style w:type="paragraph" w:customStyle="1" w:styleId="Level5">
    <w:name w:val="* Level 5"/>
    <w:basedOn w:val="Level4"/>
    <w:qFormat/>
    <w:rsid w:val="007C4CEC"/>
    <w:pPr>
      <w:numPr>
        <w:ilvl w:val="4"/>
      </w:numPr>
      <w:outlineLvl w:val="4"/>
    </w:pPr>
  </w:style>
  <w:style w:type="paragraph" w:customStyle="1" w:styleId="ScheduleTitle">
    <w:name w:val="* Schedule Title"/>
    <w:basedOn w:val="Title0"/>
    <w:next w:val="Normal"/>
    <w:qFormat/>
    <w:rsid w:val="007C4CEC"/>
    <w:pPr>
      <w:numPr>
        <w:numId w:val="25"/>
      </w:numPr>
    </w:pPr>
    <w:rPr>
      <w:szCs w:val="28"/>
    </w:rPr>
  </w:style>
  <w:style w:type="paragraph" w:customStyle="1" w:styleId="ScheduleSubtitle">
    <w:name w:val="* Schedule Subtitle"/>
    <w:basedOn w:val="ScheduleTitle"/>
    <w:qFormat/>
    <w:rsid w:val="007C4CEC"/>
    <w:pPr>
      <w:numPr>
        <w:ilvl w:val="1"/>
        <w:numId w:val="30"/>
      </w:numPr>
    </w:pPr>
    <w:rPr>
      <w:sz w:val="22"/>
    </w:rPr>
  </w:style>
  <w:style w:type="paragraph" w:customStyle="1" w:styleId="PartTitle">
    <w:name w:val="* Part Title"/>
    <w:basedOn w:val="ScheduleSubtitle"/>
    <w:next w:val="Normal"/>
    <w:qFormat/>
    <w:rsid w:val="007C4CEC"/>
    <w:pPr>
      <w:numPr>
        <w:ilvl w:val="0"/>
        <w:numId w:val="0"/>
      </w:numPr>
    </w:pPr>
    <w:rPr>
      <w:szCs w:val="22"/>
    </w:rPr>
  </w:style>
  <w:style w:type="paragraph" w:customStyle="1" w:styleId="PartSubtitle">
    <w:name w:val="* Part Subtitle"/>
    <w:basedOn w:val="PartTitle"/>
    <w:next w:val="Normal"/>
    <w:qFormat/>
    <w:rsid w:val="007C4CEC"/>
    <w:pPr>
      <w:numPr>
        <w:ilvl w:val="3"/>
        <w:numId w:val="30"/>
      </w:numPr>
    </w:pPr>
  </w:style>
  <w:style w:type="paragraph" w:customStyle="1" w:styleId="SchedNumbering1">
    <w:name w:val="* Sched Numbering 1"/>
    <w:basedOn w:val="Normal"/>
    <w:qFormat/>
    <w:rsid w:val="007C4CEC"/>
    <w:pPr>
      <w:numPr>
        <w:numId w:val="26"/>
      </w:numPr>
      <w:overflowPunct w:val="0"/>
      <w:autoSpaceDE w:val="0"/>
      <w:autoSpaceDN w:val="0"/>
      <w:adjustRightInd w:val="0"/>
      <w:spacing w:before="140" w:after="140" w:line="290" w:lineRule="auto"/>
      <w:textAlignment w:val="baseline"/>
      <w:outlineLvl w:val="0"/>
    </w:pPr>
    <w:rPr>
      <w:rFonts w:ascii="Arial" w:hAnsi="Arial"/>
      <w:kern w:val="20"/>
      <w:szCs w:val="22"/>
      <w:lang w:eastAsia="en-GB"/>
    </w:rPr>
  </w:style>
  <w:style w:type="paragraph" w:customStyle="1" w:styleId="SchedNumbering2">
    <w:name w:val="* Sched Numbering 2"/>
    <w:basedOn w:val="SchedNumbering1"/>
    <w:qFormat/>
    <w:rsid w:val="007C4CEC"/>
    <w:pPr>
      <w:numPr>
        <w:ilvl w:val="1"/>
      </w:numPr>
      <w:spacing w:before="0"/>
    </w:pPr>
    <w:rPr>
      <w:rFonts w:cs="Arial"/>
    </w:rPr>
  </w:style>
  <w:style w:type="paragraph" w:customStyle="1" w:styleId="SchedNumbering3">
    <w:name w:val="* Sched Numbering 3"/>
    <w:basedOn w:val="SchedNumbering2"/>
    <w:qFormat/>
    <w:rsid w:val="007C4CEC"/>
    <w:pPr>
      <w:numPr>
        <w:ilvl w:val="2"/>
      </w:numPr>
    </w:pPr>
    <w:rPr>
      <w:rFonts w:cs="Times New Roman"/>
    </w:rPr>
  </w:style>
  <w:style w:type="paragraph" w:customStyle="1" w:styleId="SchedNumbering4">
    <w:name w:val="* Sched Numbering 4"/>
    <w:basedOn w:val="SchedNumbering3"/>
    <w:qFormat/>
    <w:rsid w:val="007C4CEC"/>
    <w:pPr>
      <w:numPr>
        <w:ilvl w:val="3"/>
      </w:numPr>
    </w:pPr>
    <w:rPr>
      <w:rFonts w:cs="Arial"/>
    </w:rPr>
  </w:style>
  <w:style w:type="paragraph" w:customStyle="1" w:styleId="SchedNumbering5">
    <w:name w:val="* Sched Numbering 5"/>
    <w:basedOn w:val="SchedNumbering4"/>
    <w:qFormat/>
    <w:rsid w:val="007C4CEC"/>
    <w:pPr>
      <w:numPr>
        <w:ilvl w:val="4"/>
      </w:numPr>
    </w:pPr>
  </w:style>
  <w:style w:type="paragraph" w:customStyle="1" w:styleId="1BracketedNumber">
    <w:name w:val="*(1) Bracketed Number"/>
    <w:basedOn w:val="Normal"/>
    <w:rsid w:val="007C4CEC"/>
    <w:pPr>
      <w:numPr>
        <w:numId w:val="27"/>
      </w:numPr>
      <w:overflowPunct w:val="0"/>
      <w:autoSpaceDE w:val="0"/>
      <w:autoSpaceDN w:val="0"/>
      <w:adjustRightInd w:val="0"/>
      <w:spacing w:before="140" w:after="140" w:line="290" w:lineRule="auto"/>
      <w:textAlignment w:val="baseline"/>
    </w:pPr>
    <w:rPr>
      <w:rFonts w:ascii="Arial" w:hAnsi="Arial" w:cs="Arial"/>
      <w:kern w:val="20"/>
      <w:szCs w:val="22"/>
      <w:lang w:eastAsia="en-GB"/>
    </w:rPr>
  </w:style>
  <w:style w:type="paragraph" w:customStyle="1" w:styleId="ABracketedLetter">
    <w:name w:val="*(A) Bracketed Letter"/>
    <w:basedOn w:val="1BracketedNumber"/>
    <w:rsid w:val="007C4CEC"/>
    <w:pPr>
      <w:numPr>
        <w:numId w:val="28"/>
      </w:numPr>
    </w:pPr>
  </w:style>
  <w:style w:type="paragraph" w:customStyle="1" w:styleId="AttendMemoBody">
    <w:name w:val="*Attend/Memo Body"/>
    <w:basedOn w:val="Normal"/>
    <w:qFormat/>
    <w:rsid w:val="007C4CEC"/>
    <w:pPr>
      <w:spacing w:after="140" w:line="290" w:lineRule="auto"/>
    </w:pPr>
    <w:rPr>
      <w:rFonts w:ascii="Arial" w:hAnsi="Arial"/>
      <w:szCs w:val="22"/>
      <w:lang w:eastAsia="en-GB"/>
    </w:rPr>
  </w:style>
  <w:style w:type="paragraph" w:customStyle="1" w:styleId="BulletedList">
    <w:name w:val="*Bulleted List"/>
    <w:qFormat/>
    <w:rsid w:val="007C4CEC"/>
    <w:pPr>
      <w:numPr>
        <w:numId w:val="29"/>
      </w:numPr>
      <w:spacing w:after="200"/>
      <w:jc w:val="both"/>
    </w:pPr>
    <w:rPr>
      <w:rFonts w:ascii="Arial" w:hAnsi="Arial" w:cs="Arial"/>
      <w:kern w:val="20"/>
      <w:sz w:val="22"/>
      <w:szCs w:val="22"/>
      <w:lang w:eastAsia="en-US"/>
    </w:rPr>
  </w:style>
  <w:style w:type="paragraph" w:customStyle="1" w:styleId="CommercialScheduleTitle">
    <w:name w:val="*Commercial .Schedule Title"/>
    <w:basedOn w:val="Title0"/>
    <w:next w:val="ScheduleSubtitle"/>
    <w:link w:val="CommercialScheduleTitleChar"/>
    <w:qFormat/>
    <w:rsid w:val="007C4CEC"/>
    <w:pPr>
      <w:pageBreakBefore/>
      <w:numPr>
        <w:numId w:val="30"/>
      </w:numPr>
      <w:spacing w:before="140"/>
    </w:pPr>
  </w:style>
  <w:style w:type="character" w:customStyle="1" w:styleId="CommercialScheduleTitleChar">
    <w:name w:val="*Commercial .Schedule Title Char"/>
    <w:link w:val="CommercialScheduleTitle"/>
    <w:rsid w:val="007C4CEC"/>
    <w:rPr>
      <w:rFonts w:ascii="Arial" w:hAnsi="Arial" w:cs="Arial"/>
      <w:b/>
      <w:kern w:val="20"/>
      <w:sz w:val="28"/>
      <w:szCs w:val="22"/>
    </w:rPr>
  </w:style>
  <w:style w:type="paragraph" w:customStyle="1" w:styleId="CommercialPartTitle">
    <w:name w:val="*Commercial Part Title"/>
    <w:basedOn w:val="PartTitle"/>
    <w:next w:val="PartSubtitle"/>
    <w:qFormat/>
    <w:rsid w:val="007C4CEC"/>
    <w:pPr>
      <w:numPr>
        <w:ilvl w:val="2"/>
        <w:numId w:val="30"/>
      </w:numPr>
    </w:pPr>
  </w:style>
  <w:style w:type="paragraph" w:styleId="Header">
    <w:name w:val="header"/>
    <w:basedOn w:val="Normal"/>
    <w:link w:val="HeaderChar"/>
    <w:rsid w:val="00F70591"/>
    <w:pPr>
      <w:tabs>
        <w:tab w:val="center" w:pos="4513"/>
        <w:tab w:val="right" w:pos="9026"/>
      </w:tabs>
    </w:pPr>
  </w:style>
  <w:style w:type="character" w:customStyle="1" w:styleId="HeaderChar">
    <w:name w:val="Header Char"/>
    <w:link w:val="Header"/>
    <w:rsid w:val="00F70591"/>
    <w:rPr>
      <w:sz w:val="22"/>
      <w:lang w:eastAsia="en-US"/>
    </w:rPr>
  </w:style>
  <w:style w:type="paragraph" w:styleId="Footer">
    <w:name w:val="footer"/>
    <w:basedOn w:val="Normal"/>
    <w:link w:val="FooterChar"/>
    <w:uiPriority w:val="99"/>
    <w:rsid w:val="00F70591"/>
    <w:pPr>
      <w:tabs>
        <w:tab w:val="center" w:pos="4513"/>
        <w:tab w:val="right" w:pos="9026"/>
      </w:tabs>
    </w:pPr>
  </w:style>
  <w:style w:type="character" w:customStyle="1" w:styleId="FooterChar">
    <w:name w:val="Footer Char"/>
    <w:link w:val="Footer"/>
    <w:uiPriority w:val="99"/>
    <w:rsid w:val="00F70591"/>
    <w:rPr>
      <w:sz w:val="22"/>
      <w:lang w:eastAsia="en-US"/>
    </w:rPr>
  </w:style>
  <w:style w:type="paragraph" w:customStyle="1" w:styleId="Paragraph">
    <w:name w:val="Paragraph"/>
    <w:basedOn w:val="Normal"/>
    <w:link w:val="ParagraphChar"/>
    <w:qFormat/>
    <w:rsid w:val="00DA1ED2"/>
    <w:pPr>
      <w:spacing w:after="120"/>
    </w:pPr>
    <w:rPr>
      <w:rFonts w:ascii="Arial" w:eastAsia="Arial Unicode MS" w:hAnsi="Arial" w:cs="Arial"/>
      <w:color w:val="000000"/>
    </w:rPr>
  </w:style>
  <w:style w:type="character" w:customStyle="1" w:styleId="ParagraphChar">
    <w:name w:val="Paragraph Char"/>
    <w:link w:val="Paragraph"/>
    <w:rsid w:val="00DA1ED2"/>
    <w:rPr>
      <w:rFonts w:ascii="Arial" w:eastAsia="Arial Unicode MS" w:hAnsi="Arial" w:cs="Arial"/>
      <w:color w:val="000000"/>
      <w:sz w:val="22"/>
      <w:lang w:eastAsia="en-US"/>
    </w:rPr>
  </w:style>
  <w:style w:type="character" w:styleId="CommentReference">
    <w:name w:val="annotation reference"/>
    <w:rsid w:val="00C44C04"/>
    <w:rPr>
      <w:sz w:val="16"/>
      <w:szCs w:val="16"/>
    </w:rPr>
  </w:style>
  <w:style w:type="paragraph" w:styleId="CommentText">
    <w:name w:val="annotation text"/>
    <w:basedOn w:val="Normal"/>
    <w:link w:val="CommentTextChar"/>
    <w:rsid w:val="00C44C04"/>
    <w:rPr>
      <w:sz w:val="20"/>
    </w:rPr>
  </w:style>
  <w:style w:type="character" w:customStyle="1" w:styleId="CommentTextChar">
    <w:name w:val="Comment Text Char"/>
    <w:link w:val="CommentText"/>
    <w:rsid w:val="00C44C04"/>
    <w:rPr>
      <w:lang w:eastAsia="en-US"/>
    </w:rPr>
  </w:style>
  <w:style w:type="paragraph" w:styleId="CommentSubject">
    <w:name w:val="annotation subject"/>
    <w:basedOn w:val="CommentText"/>
    <w:next w:val="CommentText"/>
    <w:link w:val="CommentSubjectChar"/>
    <w:rsid w:val="00C44C04"/>
    <w:rPr>
      <w:b/>
      <w:bCs/>
    </w:rPr>
  </w:style>
  <w:style w:type="character" w:customStyle="1" w:styleId="CommentSubjectChar">
    <w:name w:val="Comment Subject Char"/>
    <w:link w:val="CommentSubject"/>
    <w:rsid w:val="00C44C04"/>
    <w:rPr>
      <w:b/>
      <w:bCs/>
      <w:lang w:eastAsia="en-US"/>
    </w:rPr>
  </w:style>
  <w:style w:type="paragraph" w:styleId="Revision">
    <w:name w:val="Revision"/>
    <w:hidden/>
    <w:uiPriority w:val="99"/>
    <w:semiHidden/>
    <w:rsid w:val="00DB5502"/>
    <w:rPr>
      <w:sz w:val="22"/>
      <w:lang w:eastAsia="en-US"/>
    </w:rPr>
  </w:style>
  <w:style w:type="paragraph" w:customStyle="1" w:styleId="BodyText2">
    <w:name w:val="BodyText 2"/>
    <w:basedOn w:val="Normal"/>
    <w:uiPriority w:val="1"/>
    <w:qFormat/>
    <w:rsid w:val="00893A95"/>
    <w:pPr>
      <w:widowControl w:val="0"/>
      <w:autoSpaceDE w:val="0"/>
      <w:autoSpaceDN w:val="0"/>
      <w:adjustRightInd w:val="0"/>
      <w:spacing w:after="240" w:line="240" w:lineRule="auto"/>
      <w:ind w:left="720"/>
    </w:pPr>
    <w:rPr>
      <w:rFonts w:eastAsia="MS Mincho"/>
      <w:lang w:val="en-US" w:eastAsia="en-GB"/>
    </w:rPr>
  </w:style>
  <w:style w:type="paragraph" w:customStyle="1" w:styleId="TableText">
    <w:name w:val="Table Text"/>
    <w:basedOn w:val="Normal"/>
    <w:rsid w:val="00893A95"/>
    <w:pPr>
      <w:spacing w:before="120" w:after="120" w:line="240" w:lineRule="auto"/>
      <w:jc w:val="left"/>
    </w:pPr>
    <w:rPr>
      <w:rFonts w:ascii="Calibri" w:hAnsi="Calibri"/>
      <w:sz w:val="21"/>
      <w:lang w:eastAsia="en-GB"/>
    </w:rPr>
  </w:style>
  <w:style w:type="paragraph" w:styleId="NormalWeb">
    <w:name w:val="Normal (Web)"/>
    <w:basedOn w:val="Normal"/>
    <w:uiPriority w:val="99"/>
    <w:unhideWhenUsed/>
    <w:rsid w:val="00893A95"/>
    <w:pPr>
      <w:spacing w:before="100" w:beforeAutospacing="1" w:after="100" w:afterAutospacing="1" w:line="240" w:lineRule="auto"/>
      <w:jc w:val="left"/>
    </w:pPr>
    <w:rPr>
      <w:sz w:val="24"/>
      <w:szCs w:val="24"/>
    </w:rPr>
  </w:style>
  <w:style w:type="paragraph" w:customStyle="1" w:styleId="BodyText4">
    <w:name w:val="Body Text 4"/>
    <w:basedOn w:val="BodyText"/>
    <w:uiPriority w:val="39"/>
    <w:qFormat/>
    <w:rsid w:val="003312B8"/>
    <w:pPr>
      <w:numPr>
        <w:numId w:val="47"/>
      </w:numPr>
      <w:tabs>
        <w:tab w:val="clear" w:pos="720"/>
      </w:tabs>
      <w:spacing w:after="240" w:line="240" w:lineRule="atLeast"/>
      <w:ind w:left="2160" w:firstLine="0"/>
    </w:pPr>
    <w:rPr>
      <w:rFonts w:ascii="Arial" w:eastAsia="Calibri" w:hAnsi="Arial"/>
      <w:sz w:val="21"/>
      <w:szCs w:val="24"/>
      <w:lang w:eastAsia="en-GB"/>
    </w:rPr>
  </w:style>
  <w:style w:type="paragraph" w:styleId="BodyText">
    <w:name w:val="Body Text"/>
    <w:basedOn w:val="Normal"/>
    <w:link w:val="BodyTextChar"/>
    <w:rsid w:val="003312B8"/>
    <w:pPr>
      <w:spacing w:after="120"/>
    </w:pPr>
  </w:style>
  <w:style w:type="character" w:customStyle="1" w:styleId="BodyTextChar">
    <w:name w:val="Body Text Char"/>
    <w:link w:val="BodyText"/>
    <w:rsid w:val="003312B8"/>
    <w:rPr>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a:solidFill>
            <a:schemeClr val="phClr"/>
          </a:solidFill>
          <a:prstDash val="solid"/>
          <a:miter lim="800000"/>
        </a:ln>
        <a:ln w="12700">
          <a:solidFill>
            <a:schemeClr val="phClr"/>
          </a:solidFill>
          <a:prstDash val="solid"/>
          <a:miter lim="800000"/>
        </a:ln>
        <a:ln w="19050">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1E4C3-9D33-4E82-9B3F-8C2B0DC1F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7240</Words>
  <Characters>41274</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Subscription and Shareholders agreement compared with Subscription and Shareholders agreement-1</vt:lpstr>
    </vt:vector>
  </TitlesOfParts>
  <Company>Practical Law Company Ltd</Company>
  <LinksUpToDate>false</LinksUpToDate>
  <CharactersWithSpaces>48418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and Shareholders agreement compared with Subscription and Shareholders agreement-1</dc:title>
  <dc:creator>Practical Law Company</dc:creator>
  <cp:lastModifiedBy>Jacqueline Hills</cp:lastModifiedBy>
  <cp:revision>2</cp:revision>
  <cp:lastPrinted>2023-08-02T10:22:00Z</cp:lastPrinted>
  <dcterms:created xsi:type="dcterms:W3CDTF">2024-02-09T16:41:00Z</dcterms:created>
  <dcterms:modified xsi:type="dcterms:W3CDTF">2024-02-09T16:41:00Z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p_dc_comparedocs">
    <vt:lpwstr>5.1.700.3 _tc</vt:lpwstr>
  </property>
</Properties>
</file>