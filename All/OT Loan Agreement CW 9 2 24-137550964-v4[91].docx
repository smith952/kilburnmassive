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7" w:type="dxa"/>
        <w:tblCellMar>
          <w:top w:w="28" w:type="dxa"/>
          <w:left w:w="28" w:type="dxa"/>
          <w:bottom w:w="28" w:type="dxa"/>
          <w:right w:w="28" w:type="dxa"/>
        </w:tblCellMar>
        <w:tblLook w:val="01E0" w:firstRow="1" w:lastRow="1" w:firstColumn="1" w:lastColumn="1" w:noHBand="0" w:noVBand="0"/>
      </w:tblPr>
      <w:tblGrid>
        <w:gridCol w:w="9027"/>
      </w:tblGrid>
      <w:tr w:rsidR="00ED5622" w14:paraId="21DCE233" w14:textId="77777777" w:rsidTr="00515533">
        <w:trPr>
          <w:cantSplit/>
          <w:trHeight w:val="2835"/>
        </w:trPr>
        <w:tc>
          <w:tcPr>
            <w:tcW w:w="9027" w:type="dxa"/>
            <w:shd w:val="clear" w:color="auto" w:fill="auto"/>
            <w:tcMar>
              <w:left w:w="28" w:type="dxa"/>
              <w:right w:w="28" w:type="dxa"/>
            </w:tcMar>
            <w:vAlign w:val="bottom"/>
          </w:tcPr>
          <w:p w14:paraId="451A6D38" w14:textId="77777777" w:rsidR="00ED5622" w:rsidRPr="006669EE" w:rsidRDefault="00ED5622" w:rsidP="00ED5622">
            <w:pPr>
              <w:pStyle w:val="CoverTitle"/>
            </w:pPr>
            <w:bookmarkStart w:id="0" w:name="_Hlk16178447"/>
            <w:bookmarkStart w:id="1" w:name="WDXFrontCover"/>
            <w:r>
              <w:t>Loan Agreement</w:t>
            </w:r>
          </w:p>
        </w:tc>
      </w:tr>
      <w:tr w:rsidR="00ED5622" w14:paraId="409701B4" w14:textId="77777777" w:rsidTr="00515533">
        <w:trPr>
          <w:cantSplit/>
          <w:trHeight w:val="300"/>
        </w:trPr>
        <w:tc>
          <w:tcPr>
            <w:tcW w:w="9027" w:type="dxa"/>
            <w:shd w:val="clear" w:color="auto" w:fill="auto"/>
            <w:tcMar>
              <w:left w:w="28" w:type="dxa"/>
              <w:right w:w="28" w:type="dxa"/>
            </w:tcMar>
            <w:vAlign w:val="center"/>
          </w:tcPr>
          <w:p w14:paraId="31DE84BD" w14:textId="77777777" w:rsidR="00ED5622" w:rsidRPr="00B1772B" w:rsidRDefault="00ED5622" w:rsidP="00515533">
            <w:pPr>
              <w:rPr>
                <w:rFonts w:cs="Arial"/>
              </w:rPr>
            </w:pPr>
          </w:p>
        </w:tc>
      </w:tr>
      <w:tr w:rsidR="00ED5622" w14:paraId="53EF904F" w14:textId="77777777" w:rsidTr="00515533">
        <w:trPr>
          <w:cantSplit/>
          <w:trHeight w:val="300"/>
        </w:trPr>
        <w:tc>
          <w:tcPr>
            <w:tcW w:w="9027" w:type="dxa"/>
            <w:shd w:val="clear" w:color="auto" w:fill="auto"/>
            <w:tcMar>
              <w:left w:w="28" w:type="dxa"/>
              <w:right w:w="28" w:type="dxa"/>
            </w:tcMar>
            <w:vAlign w:val="center"/>
          </w:tcPr>
          <w:p w14:paraId="7C293552" w14:textId="3149EEB6" w:rsidR="00ED5622" w:rsidRPr="00B1772B" w:rsidRDefault="00ED5622" w:rsidP="00515533">
            <w:pPr>
              <w:rPr>
                <w:rFonts w:cs="Arial"/>
              </w:rPr>
            </w:pPr>
          </w:p>
        </w:tc>
      </w:tr>
      <w:tr w:rsidR="00ED5622" w14:paraId="55955248" w14:textId="77777777" w:rsidTr="00515533">
        <w:trPr>
          <w:cantSplit/>
          <w:trHeight w:val="300"/>
        </w:trPr>
        <w:tc>
          <w:tcPr>
            <w:tcW w:w="9027" w:type="dxa"/>
            <w:shd w:val="clear" w:color="auto" w:fill="auto"/>
            <w:tcMar>
              <w:left w:w="28" w:type="dxa"/>
              <w:right w:w="28" w:type="dxa"/>
            </w:tcMar>
            <w:vAlign w:val="center"/>
          </w:tcPr>
          <w:p w14:paraId="28801AEA" w14:textId="77777777" w:rsidR="00ED5622" w:rsidRPr="00B1772B" w:rsidRDefault="00ED5622" w:rsidP="00515533">
            <w:pPr>
              <w:rPr>
                <w:rFonts w:cs="Arial"/>
              </w:rPr>
            </w:pPr>
          </w:p>
        </w:tc>
      </w:tr>
      <w:tr w:rsidR="00ED5622" w14:paraId="13C555AC" w14:textId="77777777" w:rsidTr="00515533">
        <w:trPr>
          <w:cantSplit/>
          <w:trHeight w:val="300"/>
        </w:trPr>
        <w:tc>
          <w:tcPr>
            <w:tcW w:w="9027" w:type="dxa"/>
            <w:shd w:val="clear" w:color="auto" w:fill="auto"/>
            <w:tcMar>
              <w:left w:w="28" w:type="dxa"/>
              <w:right w:w="28" w:type="dxa"/>
            </w:tcMar>
            <w:vAlign w:val="center"/>
          </w:tcPr>
          <w:p w14:paraId="5C8274BD" w14:textId="6A8BE8E1" w:rsidR="00ED5622" w:rsidRPr="00B1772B" w:rsidRDefault="00ED5622" w:rsidP="00515533">
            <w:pPr>
              <w:tabs>
                <w:tab w:val="left" w:pos="3402"/>
              </w:tabs>
              <w:rPr>
                <w:rFonts w:cs="Arial"/>
              </w:rPr>
            </w:pPr>
            <w:r>
              <w:rPr>
                <w:rFonts w:cs="Arial"/>
              </w:rPr>
              <w:t>Dated</w:t>
            </w:r>
            <w:r>
              <w:rPr>
                <w:rFonts w:cs="Arial"/>
              </w:rPr>
              <w:tab/>
              <w:t>202</w:t>
            </w:r>
            <w:r w:rsidR="00975CEC">
              <w:rPr>
                <w:rFonts w:cs="Arial"/>
              </w:rPr>
              <w:t>4</w:t>
            </w:r>
          </w:p>
        </w:tc>
      </w:tr>
      <w:tr w:rsidR="00ED5622" w14:paraId="50A9CBD4" w14:textId="77777777" w:rsidTr="00515533">
        <w:trPr>
          <w:cantSplit/>
          <w:trHeight w:val="300"/>
        </w:trPr>
        <w:tc>
          <w:tcPr>
            <w:tcW w:w="9027" w:type="dxa"/>
            <w:shd w:val="clear" w:color="auto" w:fill="auto"/>
            <w:tcMar>
              <w:left w:w="28" w:type="dxa"/>
              <w:right w:w="28" w:type="dxa"/>
            </w:tcMar>
            <w:vAlign w:val="center"/>
          </w:tcPr>
          <w:p w14:paraId="14746740" w14:textId="77777777" w:rsidR="00ED5622" w:rsidRPr="00B1772B" w:rsidRDefault="00ED5622" w:rsidP="00515533">
            <w:pPr>
              <w:rPr>
                <w:rFonts w:cs="Arial"/>
              </w:rPr>
            </w:pPr>
          </w:p>
        </w:tc>
      </w:tr>
      <w:tr w:rsidR="00ED5622" w14:paraId="412893A9" w14:textId="77777777" w:rsidTr="00515533">
        <w:trPr>
          <w:cantSplit/>
          <w:trHeight w:val="300"/>
        </w:trPr>
        <w:tc>
          <w:tcPr>
            <w:tcW w:w="9027" w:type="dxa"/>
            <w:shd w:val="clear" w:color="auto" w:fill="auto"/>
            <w:tcMar>
              <w:left w:w="28" w:type="dxa"/>
              <w:right w:w="28" w:type="dxa"/>
            </w:tcMar>
            <w:vAlign w:val="center"/>
          </w:tcPr>
          <w:p w14:paraId="0C2D6B94" w14:textId="1720AAC3" w:rsidR="00ED5622" w:rsidRDefault="00D54398" w:rsidP="00ED5622">
            <w:pPr>
              <w:pStyle w:val="Parties"/>
              <w:jc w:val="left"/>
              <w:rPr>
                <w:rFonts w:cs="Arial"/>
              </w:rPr>
            </w:pPr>
            <w:r>
              <w:rPr>
                <w:rFonts w:cs="Arial"/>
              </w:rPr>
              <w:t>Eris Media</w:t>
            </w:r>
            <w:r w:rsidR="004E7FD6">
              <w:rPr>
                <w:rFonts w:cs="Arial"/>
              </w:rPr>
              <w:t xml:space="preserve"> </w:t>
            </w:r>
            <w:r w:rsidR="008C018C">
              <w:rPr>
                <w:rFonts w:cs="Arial"/>
              </w:rPr>
              <w:t xml:space="preserve">Solutions </w:t>
            </w:r>
            <w:r w:rsidR="00E76FFF">
              <w:rPr>
                <w:rFonts w:cs="Arial"/>
              </w:rPr>
              <w:t>Limited</w:t>
            </w:r>
          </w:p>
          <w:p w14:paraId="1CFD6C18" w14:textId="4CA11E3F" w:rsidR="00E76FFF" w:rsidRPr="00B1772B" w:rsidRDefault="00D54398" w:rsidP="00ED5622">
            <w:pPr>
              <w:pStyle w:val="Parties"/>
              <w:jc w:val="left"/>
              <w:rPr>
                <w:rFonts w:cs="Arial"/>
              </w:rPr>
            </w:pPr>
            <w:r>
              <w:rPr>
                <w:rFonts w:cs="Arial"/>
              </w:rPr>
              <w:t>Owen Thomas</w:t>
            </w:r>
          </w:p>
        </w:tc>
      </w:tr>
      <w:tr w:rsidR="00ED5622" w14:paraId="6A97AF67" w14:textId="77777777" w:rsidTr="00515533">
        <w:trPr>
          <w:cantSplit/>
          <w:trHeight w:val="300"/>
        </w:trPr>
        <w:tc>
          <w:tcPr>
            <w:tcW w:w="9027" w:type="dxa"/>
            <w:shd w:val="clear" w:color="auto" w:fill="auto"/>
            <w:tcMar>
              <w:left w:w="28" w:type="dxa"/>
              <w:right w:w="28" w:type="dxa"/>
            </w:tcMar>
            <w:vAlign w:val="center"/>
          </w:tcPr>
          <w:p w14:paraId="4CB5840C" w14:textId="77777777" w:rsidR="00ED5622" w:rsidRPr="00B1772B" w:rsidRDefault="00ED5622" w:rsidP="0028133B"/>
        </w:tc>
      </w:tr>
      <w:tr w:rsidR="00ED5622" w14:paraId="669854F9" w14:textId="77777777" w:rsidTr="00515533">
        <w:trPr>
          <w:cantSplit/>
          <w:trHeight w:val="300"/>
        </w:trPr>
        <w:tc>
          <w:tcPr>
            <w:tcW w:w="9027" w:type="dxa"/>
            <w:shd w:val="clear" w:color="auto" w:fill="auto"/>
            <w:tcMar>
              <w:left w:w="28" w:type="dxa"/>
              <w:right w:w="28" w:type="dxa"/>
            </w:tcMar>
            <w:vAlign w:val="center"/>
          </w:tcPr>
          <w:p w14:paraId="5830E399" w14:textId="77777777" w:rsidR="00ED5622" w:rsidRDefault="00ED5622" w:rsidP="0028133B"/>
        </w:tc>
      </w:tr>
      <w:bookmarkEnd w:id="0"/>
    </w:tbl>
    <w:p w14:paraId="55B34F70" w14:textId="77777777" w:rsidR="00ED5622" w:rsidRDefault="00ED5622" w:rsidP="00ED5622">
      <w:pPr>
        <w:pStyle w:val="TOCHeading"/>
        <w:sectPr w:rsidR="00ED5622" w:rsidSect="00015D49">
          <w:headerReference w:type="even" r:id="rId10"/>
          <w:headerReference w:type="default" r:id="rId11"/>
          <w:footerReference w:type="even" r:id="rId12"/>
          <w:footerReference w:type="default" r:id="rId13"/>
          <w:headerReference w:type="first" r:id="rId14"/>
          <w:footerReference w:type="first" r:id="rId15"/>
          <w:pgSz w:w="11906" w:h="16838" w:code="9"/>
          <w:pgMar w:top="1559" w:right="1440" w:bottom="1559" w:left="1440" w:header="709" w:footer="709" w:gutter="0"/>
          <w:pgNumType w:start="1"/>
          <w:cols w:space="708"/>
          <w:titlePg/>
          <w:docGrid w:linePitch="360"/>
        </w:sectPr>
      </w:pPr>
    </w:p>
    <w:bookmarkEnd w:id="1"/>
    <w:p w14:paraId="071F7B78" w14:textId="77777777" w:rsidR="00152AD7" w:rsidRDefault="00152AD7" w:rsidP="00B529C5">
      <w:pPr>
        <w:pStyle w:val="TOCHeading"/>
      </w:pPr>
      <w:r w:rsidRPr="00786CFD">
        <w:lastRenderedPageBreak/>
        <w:t>Contents</w:t>
      </w:r>
    </w:p>
    <w:p w14:paraId="5DD059A6" w14:textId="77777777" w:rsidR="00152AD7" w:rsidRPr="00107328" w:rsidRDefault="00152AD7" w:rsidP="00B529C5"/>
    <w:p w14:paraId="626C0295" w14:textId="567EAA40" w:rsidR="0020162C" w:rsidRDefault="00152AD7">
      <w:pPr>
        <w:pStyle w:val="TOC1"/>
        <w:rPr>
          <w:rFonts w:asciiTheme="minorHAnsi" w:eastAsiaTheme="minorEastAsia" w:hAnsiTheme="minorHAnsi"/>
          <w:noProof/>
          <w:kern w:val="2"/>
          <w:sz w:val="22"/>
          <w:szCs w:val="22"/>
          <w:lang w:eastAsia="en-GB"/>
          <w14:ligatures w14:val="standardContextual"/>
        </w:rPr>
      </w:pPr>
      <w:r>
        <w:rPr>
          <w:lang w:val="en-US" w:eastAsia="ja-JP"/>
        </w:rPr>
        <w:fldChar w:fldCharType="begin"/>
      </w:r>
      <w:r>
        <w:rPr>
          <w:lang w:val="en-US" w:eastAsia="ja-JP"/>
        </w:rPr>
        <w:instrText xml:space="preserve"> TOC \h \z \t "Heading 1,1,Appendix,1,Heading,1,Part,1,Schedule,1,Level 1 as heading (text),1" </w:instrText>
      </w:r>
      <w:r>
        <w:rPr>
          <w:lang w:val="en-US" w:eastAsia="ja-JP"/>
        </w:rPr>
        <w:fldChar w:fldCharType="separate"/>
      </w:r>
      <w:hyperlink w:anchor="_Toc158198335" w:history="1">
        <w:r w:rsidR="0020162C" w:rsidRPr="00D471BD">
          <w:rPr>
            <w:rStyle w:val="Hyperlink"/>
            <w:noProof/>
          </w:rPr>
          <w:t>1</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Definitions and Interpretation</w:t>
        </w:r>
        <w:r w:rsidR="0020162C">
          <w:rPr>
            <w:noProof/>
            <w:webHidden/>
          </w:rPr>
          <w:tab/>
        </w:r>
        <w:r w:rsidR="0020162C">
          <w:rPr>
            <w:noProof/>
            <w:webHidden/>
          </w:rPr>
          <w:fldChar w:fldCharType="begin"/>
        </w:r>
        <w:r w:rsidR="0020162C">
          <w:rPr>
            <w:noProof/>
            <w:webHidden/>
          </w:rPr>
          <w:instrText xml:space="preserve"> PAGEREF _Toc158198335 \h </w:instrText>
        </w:r>
        <w:r w:rsidR="0020162C">
          <w:rPr>
            <w:noProof/>
            <w:webHidden/>
          </w:rPr>
        </w:r>
        <w:r w:rsidR="0020162C">
          <w:rPr>
            <w:noProof/>
            <w:webHidden/>
          </w:rPr>
          <w:fldChar w:fldCharType="separate"/>
        </w:r>
        <w:r w:rsidR="0020162C">
          <w:rPr>
            <w:noProof/>
            <w:webHidden/>
          </w:rPr>
          <w:t>1</w:t>
        </w:r>
        <w:r w:rsidR="0020162C">
          <w:rPr>
            <w:noProof/>
            <w:webHidden/>
          </w:rPr>
          <w:fldChar w:fldCharType="end"/>
        </w:r>
      </w:hyperlink>
    </w:p>
    <w:p w14:paraId="64ABE7D1" w14:textId="73270D98"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36" w:history="1">
        <w:r w:rsidR="0020162C" w:rsidRPr="00D471BD">
          <w:rPr>
            <w:rStyle w:val="Hyperlink"/>
            <w:noProof/>
          </w:rPr>
          <w:t>2</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The Facility</w:t>
        </w:r>
        <w:r w:rsidR="0020162C">
          <w:rPr>
            <w:noProof/>
            <w:webHidden/>
          </w:rPr>
          <w:tab/>
        </w:r>
        <w:r w:rsidR="0020162C">
          <w:rPr>
            <w:noProof/>
            <w:webHidden/>
          </w:rPr>
          <w:fldChar w:fldCharType="begin"/>
        </w:r>
        <w:r w:rsidR="0020162C">
          <w:rPr>
            <w:noProof/>
            <w:webHidden/>
          </w:rPr>
          <w:instrText xml:space="preserve"> PAGEREF _Toc158198336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31E92707" w14:textId="03333BA7"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37" w:history="1">
        <w:r w:rsidR="0020162C" w:rsidRPr="00D471BD">
          <w:rPr>
            <w:rStyle w:val="Hyperlink"/>
            <w:noProof/>
          </w:rPr>
          <w:t>3</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Purpose</w:t>
        </w:r>
        <w:r w:rsidR="0020162C">
          <w:rPr>
            <w:noProof/>
            <w:webHidden/>
          </w:rPr>
          <w:tab/>
        </w:r>
        <w:r w:rsidR="0020162C">
          <w:rPr>
            <w:noProof/>
            <w:webHidden/>
          </w:rPr>
          <w:fldChar w:fldCharType="begin"/>
        </w:r>
        <w:r w:rsidR="0020162C">
          <w:rPr>
            <w:noProof/>
            <w:webHidden/>
          </w:rPr>
          <w:instrText xml:space="preserve"> PAGEREF _Toc158198337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588AF2CF" w14:textId="17557D17"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38" w:history="1">
        <w:r w:rsidR="0020162C" w:rsidRPr="00D471BD">
          <w:rPr>
            <w:rStyle w:val="Hyperlink"/>
            <w:noProof/>
          </w:rPr>
          <w:t>4</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Drawing</w:t>
        </w:r>
        <w:r w:rsidR="0020162C">
          <w:rPr>
            <w:noProof/>
            <w:webHidden/>
          </w:rPr>
          <w:tab/>
        </w:r>
        <w:r w:rsidR="0020162C">
          <w:rPr>
            <w:noProof/>
            <w:webHidden/>
          </w:rPr>
          <w:fldChar w:fldCharType="begin"/>
        </w:r>
        <w:r w:rsidR="0020162C">
          <w:rPr>
            <w:noProof/>
            <w:webHidden/>
          </w:rPr>
          <w:instrText xml:space="preserve"> PAGEREF _Toc158198338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6591E309" w14:textId="7A17BFDE"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39" w:history="1">
        <w:r w:rsidR="0020162C" w:rsidRPr="00D471BD">
          <w:rPr>
            <w:rStyle w:val="Hyperlink"/>
            <w:noProof/>
          </w:rPr>
          <w:t>5</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Repayment</w:t>
        </w:r>
        <w:r w:rsidR="0020162C">
          <w:rPr>
            <w:noProof/>
            <w:webHidden/>
          </w:rPr>
          <w:tab/>
        </w:r>
        <w:r w:rsidR="0020162C">
          <w:rPr>
            <w:noProof/>
            <w:webHidden/>
          </w:rPr>
          <w:fldChar w:fldCharType="begin"/>
        </w:r>
        <w:r w:rsidR="0020162C">
          <w:rPr>
            <w:noProof/>
            <w:webHidden/>
          </w:rPr>
          <w:instrText xml:space="preserve"> PAGEREF _Toc158198339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28BFC96E" w14:textId="07149BCF"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0" w:history="1">
        <w:r w:rsidR="0020162C" w:rsidRPr="00D471BD">
          <w:rPr>
            <w:rStyle w:val="Hyperlink"/>
            <w:noProof/>
            <w:lang w:eastAsia="en-GB"/>
          </w:rPr>
          <w:t>6</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lang w:eastAsia="en-GB"/>
          </w:rPr>
          <w:t>Security</w:t>
        </w:r>
        <w:r w:rsidR="0020162C">
          <w:rPr>
            <w:noProof/>
            <w:webHidden/>
          </w:rPr>
          <w:tab/>
        </w:r>
        <w:r w:rsidR="0020162C">
          <w:rPr>
            <w:noProof/>
            <w:webHidden/>
          </w:rPr>
          <w:fldChar w:fldCharType="begin"/>
        </w:r>
        <w:r w:rsidR="0020162C">
          <w:rPr>
            <w:noProof/>
            <w:webHidden/>
          </w:rPr>
          <w:instrText xml:space="preserve"> PAGEREF _Toc158198340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609F4FC9" w14:textId="0E4B9D01"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1" w:history="1">
        <w:r w:rsidR="0020162C" w:rsidRPr="00D471BD">
          <w:rPr>
            <w:rStyle w:val="Hyperlink"/>
            <w:noProof/>
            <w:lang w:eastAsia="en-GB"/>
          </w:rPr>
          <w:t>7</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bdr w:val="none" w:sz="0" w:space="0" w:color="auto" w:frame="1"/>
            <w:lang w:eastAsia="en-GB"/>
          </w:rPr>
          <w:t>Expenses</w:t>
        </w:r>
        <w:r w:rsidR="0020162C">
          <w:rPr>
            <w:noProof/>
            <w:webHidden/>
          </w:rPr>
          <w:tab/>
        </w:r>
        <w:r w:rsidR="0020162C">
          <w:rPr>
            <w:noProof/>
            <w:webHidden/>
          </w:rPr>
          <w:fldChar w:fldCharType="begin"/>
        </w:r>
        <w:r w:rsidR="0020162C">
          <w:rPr>
            <w:noProof/>
            <w:webHidden/>
          </w:rPr>
          <w:instrText xml:space="preserve"> PAGEREF _Toc158198341 \h </w:instrText>
        </w:r>
        <w:r w:rsidR="0020162C">
          <w:rPr>
            <w:noProof/>
            <w:webHidden/>
          </w:rPr>
        </w:r>
        <w:r w:rsidR="0020162C">
          <w:rPr>
            <w:noProof/>
            <w:webHidden/>
          </w:rPr>
          <w:fldChar w:fldCharType="separate"/>
        </w:r>
        <w:r w:rsidR="0020162C">
          <w:rPr>
            <w:noProof/>
            <w:webHidden/>
          </w:rPr>
          <w:t>3</w:t>
        </w:r>
        <w:r w:rsidR="0020162C">
          <w:rPr>
            <w:noProof/>
            <w:webHidden/>
          </w:rPr>
          <w:fldChar w:fldCharType="end"/>
        </w:r>
      </w:hyperlink>
    </w:p>
    <w:p w14:paraId="5AC4AF27" w14:textId="189A9F22"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2" w:history="1">
        <w:r w:rsidR="0020162C" w:rsidRPr="00D471BD">
          <w:rPr>
            <w:rStyle w:val="Hyperlink"/>
            <w:noProof/>
          </w:rPr>
          <w:t>8</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Events of Default</w:t>
        </w:r>
        <w:r w:rsidR="0020162C">
          <w:rPr>
            <w:noProof/>
            <w:webHidden/>
          </w:rPr>
          <w:tab/>
        </w:r>
        <w:r w:rsidR="0020162C">
          <w:rPr>
            <w:noProof/>
            <w:webHidden/>
          </w:rPr>
          <w:fldChar w:fldCharType="begin"/>
        </w:r>
        <w:r w:rsidR="0020162C">
          <w:rPr>
            <w:noProof/>
            <w:webHidden/>
          </w:rPr>
          <w:instrText xml:space="preserve"> PAGEREF _Toc158198342 \h </w:instrText>
        </w:r>
        <w:r w:rsidR="0020162C">
          <w:rPr>
            <w:noProof/>
            <w:webHidden/>
          </w:rPr>
        </w:r>
        <w:r w:rsidR="0020162C">
          <w:rPr>
            <w:noProof/>
            <w:webHidden/>
          </w:rPr>
          <w:fldChar w:fldCharType="separate"/>
        </w:r>
        <w:r w:rsidR="0020162C">
          <w:rPr>
            <w:noProof/>
            <w:webHidden/>
          </w:rPr>
          <w:t>4</w:t>
        </w:r>
        <w:r w:rsidR="0020162C">
          <w:rPr>
            <w:noProof/>
            <w:webHidden/>
          </w:rPr>
          <w:fldChar w:fldCharType="end"/>
        </w:r>
      </w:hyperlink>
    </w:p>
    <w:p w14:paraId="468062E7" w14:textId="29F9B68C"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3" w:history="1">
        <w:r w:rsidR="0020162C" w:rsidRPr="00D471BD">
          <w:rPr>
            <w:rStyle w:val="Hyperlink"/>
            <w:noProof/>
          </w:rPr>
          <w:t>9</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Set-off</w:t>
        </w:r>
        <w:r w:rsidR="0020162C">
          <w:rPr>
            <w:noProof/>
            <w:webHidden/>
          </w:rPr>
          <w:tab/>
        </w:r>
        <w:r w:rsidR="0020162C">
          <w:rPr>
            <w:noProof/>
            <w:webHidden/>
          </w:rPr>
          <w:fldChar w:fldCharType="begin"/>
        </w:r>
        <w:r w:rsidR="0020162C">
          <w:rPr>
            <w:noProof/>
            <w:webHidden/>
          </w:rPr>
          <w:instrText xml:space="preserve"> PAGEREF _Toc158198343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465F1BCC" w14:textId="6B8E5AF8"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4" w:history="1">
        <w:r w:rsidR="0020162C" w:rsidRPr="00D471BD">
          <w:rPr>
            <w:rStyle w:val="Hyperlink"/>
            <w:noProof/>
          </w:rPr>
          <w:t>10</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Amendments, Waivers and Consents and Remedies</w:t>
        </w:r>
        <w:r w:rsidR="0020162C">
          <w:rPr>
            <w:noProof/>
            <w:webHidden/>
          </w:rPr>
          <w:tab/>
        </w:r>
        <w:r w:rsidR="0020162C">
          <w:rPr>
            <w:noProof/>
            <w:webHidden/>
          </w:rPr>
          <w:fldChar w:fldCharType="begin"/>
        </w:r>
        <w:r w:rsidR="0020162C">
          <w:rPr>
            <w:noProof/>
            <w:webHidden/>
          </w:rPr>
          <w:instrText xml:space="preserve"> PAGEREF _Toc158198344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49BA3FD2" w14:textId="1B983DBC"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5" w:history="1">
        <w:r w:rsidR="0020162C" w:rsidRPr="00D471BD">
          <w:rPr>
            <w:rStyle w:val="Hyperlink"/>
            <w:noProof/>
          </w:rPr>
          <w:t>11</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Assignment and transfer</w:t>
        </w:r>
        <w:r w:rsidR="0020162C">
          <w:rPr>
            <w:noProof/>
            <w:webHidden/>
          </w:rPr>
          <w:tab/>
        </w:r>
        <w:r w:rsidR="0020162C">
          <w:rPr>
            <w:noProof/>
            <w:webHidden/>
          </w:rPr>
          <w:fldChar w:fldCharType="begin"/>
        </w:r>
        <w:r w:rsidR="0020162C">
          <w:rPr>
            <w:noProof/>
            <w:webHidden/>
          </w:rPr>
          <w:instrText xml:space="preserve"> PAGEREF _Toc158198345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092F258C" w14:textId="23C27B52"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6" w:history="1">
        <w:r w:rsidR="0020162C" w:rsidRPr="00D471BD">
          <w:rPr>
            <w:rStyle w:val="Hyperlink"/>
            <w:noProof/>
          </w:rPr>
          <w:t>12</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Counterparts</w:t>
        </w:r>
        <w:r w:rsidR="0020162C">
          <w:rPr>
            <w:noProof/>
            <w:webHidden/>
          </w:rPr>
          <w:tab/>
        </w:r>
        <w:r w:rsidR="0020162C">
          <w:rPr>
            <w:noProof/>
            <w:webHidden/>
          </w:rPr>
          <w:fldChar w:fldCharType="begin"/>
        </w:r>
        <w:r w:rsidR="0020162C">
          <w:rPr>
            <w:noProof/>
            <w:webHidden/>
          </w:rPr>
          <w:instrText xml:space="preserve"> PAGEREF _Toc158198346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70C01F8F" w14:textId="154EDE28"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7" w:history="1">
        <w:r w:rsidR="0020162C" w:rsidRPr="00D471BD">
          <w:rPr>
            <w:rStyle w:val="Hyperlink"/>
            <w:noProof/>
          </w:rPr>
          <w:t>13</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Third party rights</w:t>
        </w:r>
        <w:r w:rsidR="0020162C">
          <w:rPr>
            <w:noProof/>
            <w:webHidden/>
          </w:rPr>
          <w:tab/>
        </w:r>
        <w:r w:rsidR="0020162C">
          <w:rPr>
            <w:noProof/>
            <w:webHidden/>
          </w:rPr>
          <w:fldChar w:fldCharType="begin"/>
        </w:r>
        <w:r w:rsidR="0020162C">
          <w:rPr>
            <w:noProof/>
            <w:webHidden/>
          </w:rPr>
          <w:instrText xml:space="preserve"> PAGEREF _Toc158198347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15879787" w14:textId="7148A637"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8" w:history="1">
        <w:r w:rsidR="0020162C" w:rsidRPr="00D471BD">
          <w:rPr>
            <w:rStyle w:val="Hyperlink"/>
            <w:noProof/>
          </w:rPr>
          <w:t>14</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Notices</w:t>
        </w:r>
        <w:r w:rsidR="0020162C">
          <w:rPr>
            <w:noProof/>
            <w:webHidden/>
          </w:rPr>
          <w:tab/>
        </w:r>
        <w:r w:rsidR="0020162C">
          <w:rPr>
            <w:noProof/>
            <w:webHidden/>
          </w:rPr>
          <w:fldChar w:fldCharType="begin"/>
        </w:r>
        <w:r w:rsidR="0020162C">
          <w:rPr>
            <w:noProof/>
            <w:webHidden/>
          </w:rPr>
          <w:instrText xml:space="preserve"> PAGEREF _Toc158198348 \h </w:instrText>
        </w:r>
        <w:r w:rsidR="0020162C">
          <w:rPr>
            <w:noProof/>
            <w:webHidden/>
          </w:rPr>
        </w:r>
        <w:r w:rsidR="0020162C">
          <w:rPr>
            <w:noProof/>
            <w:webHidden/>
          </w:rPr>
          <w:fldChar w:fldCharType="separate"/>
        </w:r>
        <w:r w:rsidR="0020162C">
          <w:rPr>
            <w:noProof/>
            <w:webHidden/>
          </w:rPr>
          <w:t>5</w:t>
        </w:r>
        <w:r w:rsidR="0020162C">
          <w:rPr>
            <w:noProof/>
            <w:webHidden/>
          </w:rPr>
          <w:fldChar w:fldCharType="end"/>
        </w:r>
      </w:hyperlink>
    </w:p>
    <w:p w14:paraId="0DCCE326" w14:textId="78BD206A" w:rsidR="0020162C" w:rsidRDefault="00000000">
      <w:pPr>
        <w:pStyle w:val="TOC1"/>
        <w:rPr>
          <w:rFonts w:asciiTheme="minorHAnsi" w:eastAsiaTheme="minorEastAsia" w:hAnsiTheme="minorHAnsi"/>
          <w:noProof/>
          <w:kern w:val="2"/>
          <w:sz w:val="22"/>
          <w:szCs w:val="22"/>
          <w:lang w:eastAsia="en-GB"/>
          <w14:ligatures w14:val="standardContextual"/>
        </w:rPr>
      </w:pPr>
      <w:hyperlink w:anchor="_Toc158198349" w:history="1">
        <w:r w:rsidR="0020162C" w:rsidRPr="00D471BD">
          <w:rPr>
            <w:rStyle w:val="Hyperlink"/>
            <w:noProof/>
          </w:rPr>
          <w:t>15</w:t>
        </w:r>
        <w:r w:rsidR="0020162C">
          <w:rPr>
            <w:rFonts w:asciiTheme="minorHAnsi" w:eastAsiaTheme="minorEastAsia" w:hAnsiTheme="minorHAnsi"/>
            <w:noProof/>
            <w:kern w:val="2"/>
            <w:sz w:val="22"/>
            <w:szCs w:val="22"/>
            <w:lang w:eastAsia="en-GB"/>
            <w14:ligatures w14:val="standardContextual"/>
          </w:rPr>
          <w:tab/>
        </w:r>
        <w:r w:rsidR="0020162C" w:rsidRPr="00D471BD">
          <w:rPr>
            <w:rStyle w:val="Hyperlink"/>
            <w:noProof/>
          </w:rPr>
          <w:t>Governing law and jurisdiction</w:t>
        </w:r>
        <w:r w:rsidR="0020162C">
          <w:rPr>
            <w:noProof/>
            <w:webHidden/>
          </w:rPr>
          <w:tab/>
        </w:r>
        <w:r w:rsidR="0020162C">
          <w:rPr>
            <w:noProof/>
            <w:webHidden/>
          </w:rPr>
          <w:fldChar w:fldCharType="begin"/>
        </w:r>
        <w:r w:rsidR="0020162C">
          <w:rPr>
            <w:noProof/>
            <w:webHidden/>
          </w:rPr>
          <w:instrText xml:space="preserve"> PAGEREF _Toc158198349 \h </w:instrText>
        </w:r>
        <w:r w:rsidR="0020162C">
          <w:rPr>
            <w:noProof/>
            <w:webHidden/>
          </w:rPr>
        </w:r>
        <w:r w:rsidR="0020162C">
          <w:rPr>
            <w:noProof/>
            <w:webHidden/>
          </w:rPr>
          <w:fldChar w:fldCharType="separate"/>
        </w:r>
        <w:r w:rsidR="0020162C">
          <w:rPr>
            <w:noProof/>
            <w:webHidden/>
          </w:rPr>
          <w:t>6</w:t>
        </w:r>
        <w:r w:rsidR="0020162C">
          <w:rPr>
            <w:noProof/>
            <w:webHidden/>
          </w:rPr>
          <w:fldChar w:fldCharType="end"/>
        </w:r>
      </w:hyperlink>
    </w:p>
    <w:p w14:paraId="1D0C11D8" w14:textId="0832D8C3" w:rsidR="00152AD7" w:rsidRDefault="00152AD7" w:rsidP="00B529C5">
      <w:pPr>
        <w:pStyle w:val="Body"/>
      </w:pPr>
      <w:r>
        <w:fldChar w:fldCharType="end"/>
      </w:r>
    </w:p>
    <w:p w14:paraId="135CACA5" w14:textId="4F2CDCCD" w:rsidR="00152AD7" w:rsidRDefault="00152AD7" w:rsidP="00B529C5">
      <w:pPr>
        <w:pStyle w:val="Body"/>
      </w:pPr>
    </w:p>
    <w:p w14:paraId="68DD9557" w14:textId="77777777" w:rsidR="00ED5622" w:rsidRDefault="00ED5622" w:rsidP="007129BE">
      <w:pPr>
        <w:pStyle w:val="Body"/>
        <w:sectPr w:rsidR="00ED5622" w:rsidSect="00015D49">
          <w:headerReference w:type="default" r:id="rId16"/>
          <w:footerReference w:type="default" r:id="rId17"/>
          <w:pgSz w:w="11906" w:h="16838" w:code="9"/>
          <w:pgMar w:top="1559" w:right="1440" w:bottom="1559" w:left="1440" w:header="709" w:footer="709" w:gutter="0"/>
          <w:pgNumType w:start="1"/>
          <w:cols w:space="708"/>
          <w:docGrid w:linePitch="360"/>
        </w:sectPr>
      </w:pPr>
    </w:p>
    <w:p w14:paraId="17B71BFA" w14:textId="52DE92A8" w:rsidR="00ED5622" w:rsidRDefault="00ED5622" w:rsidP="00ED5622">
      <w:pPr>
        <w:pStyle w:val="BodyText"/>
        <w:tabs>
          <w:tab w:val="right" w:pos="8931"/>
        </w:tabs>
      </w:pPr>
      <w:r>
        <w:rPr>
          <w:b/>
        </w:rPr>
        <w:lastRenderedPageBreak/>
        <w:t xml:space="preserve">This Agreement </w:t>
      </w:r>
      <w:r w:rsidRPr="0045401C">
        <w:rPr>
          <w:bCs/>
        </w:rPr>
        <w:t xml:space="preserve">is </w:t>
      </w:r>
      <w:r>
        <w:rPr>
          <w:bCs/>
        </w:rPr>
        <w:t>made on</w:t>
      </w:r>
      <w:r w:rsidRPr="0045401C">
        <w:rPr>
          <w:bCs/>
        </w:rPr>
        <w:t xml:space="preserve"> </w:t>
      </w:r>
      <w:r>
        <w:rPr>
          <w:bCs/>
        </w:rPr>
        <w:tab/>
      </w:r>
      <w:r w:rsidRPr="00FD0907">
        <w:rPr>
          <w:bCs/>
        </w:rPr>
        <w:fldChar w:fldCharType="begin"/>
      </w:r>
      <w:r w:rsidRPr="00FD0907">
        <w:rPr>
          <w:bCs/>
        </w:rPr>
        <w:instrText xml:space="preserve"> DATE \@ "yyyy" </w:instrText>
      </w:r>
      <w:r w:rsidRPr="00FD0907">
        <w:rPr>
          <w:bCs/>
        </w:rPr>
        <w:fldChar w:fldCharType="separate"/>
      </w:r>
      <w:r w:rsidR="00D038F0">
        <w:rPr>
          <w:bCs/>
          <w:noProof/>
        </w:rPr>
        <w:t>2024</w:t>
      </w:r>
      <w:r w:rsidRPr="00FD0907">
        <w:rPr>
          <w:bCs/>
        </w:rPr>
        <w:fldChar w:fldCharType="end"/>
      </w:r>
    </w:p>
    <w:p w14:paraId="66B8F27A" w14:textId="77777777" w:rsidR="00ED5622" w:rsidRPr="00BA591D" w:rsidRDefault="00ED5622" w:rsidP="00ED5622">
      <w:pPr>
        <w:pStyle w:val="IntroHeading"/>
        <w:rPr>
          <w:b/>
          <w:bCs/>
        </w:rPr>
      </w:pPr>
      <w:r>
        <w:rPr>
          <w:b/>
          <w:bCs/>
        </w:rPr>
        <w:t>Between:</w:t>
      </w:r>
    </w:p>
    <w:p w14:paraId="603B160C" w14:textId="63440B7A" w:rsidR="00ED5622" w:rsidRPr="007969C8" w:rsidRDefault="00175874" w:rsidP="00E76FFF">
      <w:pPr>
        <w:pStyle w:val="Parties1"/>
      </w:pPr>
      <w:bookmarkStart w:id="2" w:name="_Ref_a612262"/>
      <w:r w:rsidRPr="007969C8">
        <w:rPr>
          <w:b/>
          <w:bCs/>
        </w:rPr>
        <w:t>Eris Media Solutions</w:t>
      </w:r>
      <w:r w:rsidR="006538AE" w:rsidRPr="007969C8">
        <w:rPr>
          <w:b/>
          <w:bCs/>
        </w:rPr>
        <w:t xml:space="preserve"> Limited </w:t>
      </w:r>
      <w:r w:rsidR="006538AE" w:rsidRPr="007969C8">
        <w:t xml:space="preserve">incorporated and registered in Isle of Man with company number </w:t>
      </w:r>
      <w:r w:rsidRPr="007969C8">
        <w:t>10605270</w:t>
      </w:r>
      <w:r w:rsidR="006538AE" w:rsidRPr="007969C8">
        <w:t xml:space="preserve"> whose registered office is at </w:t>
      </w:r>
      <w:r w:rsidRPr="007969C8">
        <w:rPr>
          <w:rFonts w:cs="Arial"/>
          <w:color w:val="000000"/>
          <w:shd w:val="clear" w:color="auto" w:fill="FFFFFF"/>
        </w:rPr>
        <w:t>C/O Clarke Willmott LLP Burlington House, Botleigh Grange Business Park, Hedge End, Southampton, Hampshire, England, SO30 2AF</w:t>
      </w:r>
      <w:r w:rsidRPr="007969C8">
        <w:t xml:space="preserve"> </w:t>
      </w:r>
      <w:r w:rsidR="008C1400" w:rsidRPr="007969C8">
        <w:t>("</w:t>
      </w:r>
      <w:r w:rsidR="008C1400" w:rsidRPr="007969C8">
        <w:rPr>
          <w:b/>
        </w:rPr>
        <w:t>Lender</w:t>
      </w:r>
      <w:r w:rsidR="008C1400" w:rsidRPr="007969C8">
        <w:t>");</w:t>
      </w:r>
      <w:r w:rsidR="00E76FFF" w:rsidRPr="007969C8">
        <w:t xml:space="preserve"> </w:t>
      </w:r>
      <w:bookmarkEnd w:id="2"/>
      <w:r w:rsidR="00ED5622" w:rsidRPr="007969C8">
        <w:t>and</w:t>
      </w:r>
    </w:p>
    <w:p w14:paraId="55C9C17F" w14:textId="170E0BDA" w:rsidR="00ED5622" w:rsidRDefault="00061DC5" w:rsidP="00ED5622">
      <w:pPr>
        <w:pStyle w:val="Parties1"/>
      </w:pPr>
      <w:bookmarkStart w:id="3" w:name="_Ref_a128235"/>
      <w:r>
        <w:rPr>
          <w:b/>
          <w:bCs/>
        </w:rPr>
        <w:t>Owen Thomas</w:t>
      </w:r>
      <w:r w:rsidR="00ED5622">
        <w:t xml:space="preserve"> </w:t>
      </w:r>
      <w:r w:rsidR="008C1400">
        <w:t xml:space="preserve">of </w:t>
      </w:r>
      <w:bookmarkEnd w:id="3"/>
      <w:r>
        <w:t xml:space="preserve">[ ] </w:t>
      </w:r>
      <w:r w:rsidR="003834A0" w:rsidRPr="003834A0">
        <w:t xml:space="preserve"> </w:t>
      </w:r>
      <w:r w:rsidR="008C1400">
        <w:t>("</w:t>
      </w:r>
      <w:r w:rsidR="008C1400" w:rsidRPr="00E76FFF">
        <w:rPr>
          <w:b/>
        </w:rPr>
        <w:t>Borrower</w:t>
      </w:r>
      <w:r w:rsidR="008C1400">
        <w:t>").</w:t>
      </w:r>
    </w:p>
    <w:p w14:paraId="3810F7A2" w14:textId="77777777" w:rsidR="00ED5622" w:rsidRPr="00BA591D" w:rsidRDefault="00ED5622" w:rsidP="00ED5622">
      <w:pPr>
        <w:pStyle w:val="IntroHeading"/>
        <w:rPr>
          <w:b/>
          <w:bCs/>
        </w:rPr>
      </w:pPr>
      <w:r w:rsidRPr="00BA591D">
        <w:rPr>
          <w:b/>
          <w:bCs/>
        </w:rPr>
        <w:t>Background</w:t>
      </w:r>
      <w:r>
        <w:rPr>
          <w:b/>
          <w:bCs/>
        </w:rPr>
        <w:t>:</w:t>
      </w:r>
    </w:p>
    <w:p w14:paraId="7DF8DB2A" w14:textId="28240EAF" w:rsidR="00ED5622" w:rsidRDefault="00ED5622" w:rsidP="00ED5622">
      <w:pPr>
        <w:pStyle w:val="Background1"/>
      </w:pPr>
      <w:bookmarkStart w:id="4" w:name="_Ref_a472435"/>
      <w:r>
        <w:t>The Lender has agreed to provide the Borrower with a loan facility of £</w:t>
      </w:r>
      <w:r w:rsidR="00392B46">
        <w:t>85,000</w:t>
      </w:r>
      <w:r>
        <w:t>.</w:t>
      </w:r>
      <w:bookmarkEnd w:id="4"/>
    </w:p>
    <w:p w14:paraId="4EFCC7E1" w14:textId="77777777" w:rsidR="00ED5622" w:rsidRPr="00BA591D" w:rsidRDefault="00ED5622" w:rsidP="00ED5622">
      <w:pPr>
        <w:pStyle w:val="IntroHeading"/>
        <w:rPr>
          <w:b/>
          <w:bCs/>
        </w:rPr>
      </w:pPr>
      <w:r w:rsidRPr="00BA591D">
        <w:rPr>
          <w:b/>
          <w:bCs/>
        </w:rPr>
        <w:t>It is agreed</w:t>
      </w:r>
      <w:r>
        <w:rPr>
          <w:b/>
          <w:bCs/>
        </w:rPr>
        <w:t xml:space="preserve"> </w:t>
      </w:r>
      <w:r w:rsidRPr="006F5290">
        <w:t>as follows:</w:t>
      </w:r>
    </w:p>
    <w:p w14:paraId="528CD2B0" w14:textId="458246EE" w:rsidR="00ED5622" w:rsidRDefault="00ED5622" w:rsidP="00152AD7">
      <w:pPr>
        <w:pStyle w:val="Level1asheadingtext"/>
      </w:pPr>
      <w:bookmarkStart w:id="5" w:name="_Ref_a408315"/>
      <w:bookmarkStart w:id="6" w:name="_Toc135492710"/>
      <w:bookmarkStart w:id="7" w:name="_Toc158198335"/>
      <w:r>
        <w:t>Definitions and Interpretation</w:t>
      </w:r>
      <w:bookmarkEnd w:id="5"/>
      <w:bookmarkEnd w:id="6"/>
      <w:bookmarkEnd w:id="7"/>
    </w:p>
    <w:p w14:paraId="7F7B7C81" w14:textId="19D356A6" w:rsidR="00ED5622" w:rsidRDefault="00ED5622" w:rsidP="00ED5622">
      <w:pPr>
        <w:pStyle w:val="Level2"/>
      </w:pPr>
      <w:bookmarkStart w:id="8" w:name="_Ref_a491940"/>
      <w:r>
        <w:rPr>
          <w:b/>
        </w:rPr>
        <w:t>Definitions</w:t>
      </w:r>
      <w:bookmarkEnd w:id="8"/>
    </w:p>
    <w:p w14:paraId="3F646783" w14:textId="77777777" w:rsidR="00ED5622" w:rsidRDefault="00ED5622" w:rsidP="00ED5622">
      <w:pPr>
        <w:pStyle w:val="BodyText2"/>
      </w:pPr>
      <w:r>
        <w:t>The following definitions apply in this agreement.</w:t>
      </w:r>
    </w:p>
    <w:tbl>
      <w:tblPr>
        <w:tblW w:w="8504" w:type="dxa"/>
        <w:tblInd w:w="675" w:type="dxa"/>
        <w:tblLayout w:type="fixed"/>
        <w:tblLook w:val="0000" w:firstRow="0" w:lastRow="0" w:firstColumn="0" w:lastColumn="0" w:noHBand="0" w:noVBand="0"/>
      </w:tblPr>
      <w:tblGrid>
        <w:gridCol w:w="3118"/>
        <w:gridCol w:w="5386"/>
      </w:tblGrid>
      <w:tr w:rsidR="00A37780" w14:paraId="3B0634C0" w14:textId="77777777" w:rsidTr="00ED5622">
        <w:tc>
          <w:tcPr>
            <w:tcW w:w="3118" w:type="dxa"/>
          </w:tcPr>
          <w:p w14:paraId="56C0FD71" w14:textId="5981DAAA" w:rsidR="00A37780" w:rsidRDefault="00A37780" w:rsidP="00ED5622">
            <w:pPr>
              <w:pStyle w:val="Definition"/>
            </w:pPr>
            <w:r>
              <w:t>“</w:t>
            </w:r>
            <w:r w:rsidRPr="00A37780">
              <w:rPr>
                <w:b/>
                <w:bCs/>
              </w:rPr>
              <w:t>Articles</w:t>
            </w:r>
            <w:r>
              <w:t>”</w:t>
            </w:r>
          </w:p>
        </w:tc>
        <w:tc>
          <w:tcPr>
            <w:tcW w:w="5386" w:type="dxa"/>
          </w:tcPr>
          <w:p w14:paraId="44C7AB5F" w14:textId="5AEB741A" w:rsidR="00A37780" w:rsidRDefault="00A37780" w:rsidP="00ED5622">
            <w:pPr>
              <w:pStyle w:val="Definition"/>
            </w:pPr>
            <w:r>
              <w:t>the articles of association of the Company as updated from time to time;</w:t>
            </w:r>
          </w:p>
        </w:tc>
      </w:tr>
      <w:tr w:rsidR="00ED5622" w14:paraId="17C8DD9D" w14:textId="77777777" w:rsidTr="00ED5622">
        <w:tc>
          <w:tcPr>
            <w:tcW w:w="3118" w:type="dxa"/>
          </w:tcPr>
          <w:p w14:paraId="19FF421D" w14:textId="1F43D862" w:rsidR="00ED5622" w:rsidRDefault="00ED5622" w:rsidP="00ED5622">
            <w:pPr>
              <w:pStyle w:val="Definition"/>
            </w:pPr>
            <w:bookmarkStart w:id="9" w:name="_Ref_a442861"/>
            <w:r>
              <w:t>"</w:t>
            </w:r>
            <w:bookmarkEnd w:id="9"/>
            <w:r>
              <w:rPr>
                <w:b/>
                <w:bCs/>
              </w:rPr>
              <w:t>Business Day</w:t>
            </w:r>
            <w:r>
              <w:t>"</w:t>
            </w:r>
          </w:p>
        </w:tc>
        <w:tc>
          <w:tcPr>
            <w:tcW w:w="5386" w:type="dxa"/>
          </w:tcPr>
          <w:p w14:paraId="709824CE" w14:textId="3D858EB4" w:rsidR="00ED5622" w:rsidRDefault="00ED5622" w:rsidP="00ED5622">
            <w:pPr>
              <w:pStyle w:val="Definition"/>
            </w:pPr>
            <w:r>
              <w:t>a day, other than a Saturday, Sunday or public holiday in England, when banks in London are open for business;</w:t>
            </w:r>
          </w:p>
        </w:tc>
      </w:tr>
      <w:tr w:rsidR="00564E1E" w14:paraId="47DD673B" w14:textId="77777777" w:rsidTr="00ED5622">
        <w:tc>
          <w:tcPr>
            <w:tcW w:w="3118" w:type="dxa"/>
          </w:tcPr>
          <w:p w14:paraId="4562D1E2" w14:textId="349843C1" w:rsidR="00564E1E" w:rsidRDefault="00564E1E" w:rsidP="00ED5622">
            <w:pPr>
              <w:pStyle w:val="Definition"/>
            </w:pPr>
            <w:r>
              <w:t>“</w:t>
            </w:r>
            <w:r>
              <w:rPr>
                <w:b/>
                <w:bCs/>
              </w:rPr>
              <w:t>Company</w:t>
            </w:r>
            <w:r>
              <w:t>”</w:t>
            </w:r>
          </w:p>
        </w:tc>
        <w:tc>
          <w:tcPr>
            <w:tcW w:w="5386" w:type="dxa"/>
          </w:tcPr>
          <w:p w14:paraId="7B1AA29D" w14:textId="0A0D2FA4" w:rsidR="00564E1E" w:rsidRDefault="004B37CD" w:rsidP="00ED5622">
            <w:pPr>
              <w:pStyle w:val="Definition"/>
            </w:pPr>
            <w:r>
              <w:t xml:space="preserve">In Home Media Ltd </w:t>
            </w:r>
            <w:r w:rsidRPr="00560C55">
              <w:t>incorporated and registered in England and Wales with company number 14606919 whose registered office is at 2nd Floor 32-33 Gosfield Street, Fitzrovia, London, England, W1W 6HL</w:t>
            </w:r>
            <w:r>
              <w:t>;</w:t>
            </w:r>
          </w:p>
        </w:tc>
      </w:tr>
      <w:tr w:rsidR="00ED5622" w14:paraId="533C9AB2" w14:textId="77777777" w:rsidTr="00ED5622">
        <w:tc>
          <w:tcPr>
            <w:tcW w:w="3118" w:type="dxa"/>
          </w:tcPr>
          <w:p w14:paraId="0FEA7D5F" w14:textId="3CB69BB6" w:rsidR="00ED5622" w:rsidRDefault="00ED5622" w:rsidP="00ED5622">
            <w:pPr>
              <w:pStyle w:val="Definition"/>
            </w:pPr>
            <w:bookmarkStart w:id="10" w:name="_Ref_a680820"/>
            <w:r>
              <w:t>"</w:t>
            </w:r>
            <w:bookmarkEnd w:id="10"/>
            <w:r>
              <w:rPr>
                <w:b/>
                <w:bCs/>
              </w:rPr>
              <w:t>Event of Default</w:t>
            </w:r>
            <w:r>
              <w:t>"</w:t>
            </w:r>
          </w:p>
        </w:tc>
        <w:tc>
          <w:tcPr>
            <w:tcW w:w="5386" w:type="dxa"/>
          </w:tcPr>
          <w:p w14:paraId="31D854DE" w14:textId="024EF9DB" w:rsidR="00ED5622" w:rsidRDefault="00ED5622" w:rsidP="00ED5622">
            <w:pPr>
              <w:pStyle w:val="Definition"/>
            </w:pPr>
            <w:r>
              <w:t xml:space="preserve">any event or circumstance listed in clause </w:t>
            </w:r>
            <w:r w:rsidRPr="0020162C">
              <w:rPr>
                <w:rFonts w:cs="Arial"/>
              </w:rPr>
              <w:fldChar w:fldCharType="begin"/>
            </w:r>
            <w:r w:rsidRPr="0020162C">
              <w:rPr>
                <w:rFonts w:cs="Arial"/>
              </w:rPr>
              <w:instrText>REF _Ref_a744254 \h \w</w:instrText>
            </w:r>
            <w:r w:rsidRPr="0020162C">
              <w:rPr>
                <w:rFonts w:cs="Arial"/>
              </w:rPr>
            </w:r>
            <w:r w:rsidRPr="0020162C">
              <w:rPr>
                <w:rFonts w:cs="Arial"/>
              </w:rPr>
              <w:fldChar w:fldCharType="separate"/>
            </w:r>
            <w:r w:rsidR="0020162C" w:rsidRPr="0020162C">
              <w:rPr>
                <w:rFonts w:cs="Arial"/>
              </w:rPr>
              <w:t>8.1</w:t>
            </w:r>
            <w:r w:rsidRPr="0020162C">
              <w:rPr>
                <w:rFonts w:cs="Arial"/>
              </w:rPr>
              <w:fldChar w:fldCharType="end"/>
            </w:r>
            <w:r>
              <w:t xml:space="preserve"> to clause</w:t>
            </w:r>
            <w:r w:rsidR="00BA06B8">
              <w:t xml:space="preserve"> </w:t>
            </w:r>
            <w:r w:rsidR="00BA06B8">
              <w:fldChar w:fldCharType="begin"/>
            </w:r>
            <w:r w:rsidR="00BA06B8">
              <w:instrText xml:space="preserve"> REF _Ref158198407 \r \h </w:instrText>
            </w:r>
            <w:r w:rsidR="00BA06B8">
              <w:fldChar w:fldCharType="separate"/>
            </w:r>
            <w:r w:rsidR="00BA06B8">
              <w:t>8.6</w:t>
            </w:r>
            <w:r w:rsidR="00BA06B8">
              <w:fldChar w:fldCharType="end"/>
            </w:r>
            <w:r>
              <w:t>;</w:t>
            </w:r>
          </w:p>
        </w:tc>
      </w:tr>
      <w:tr w:rsidR="00ED5622" w14:paraId="79F53AF7" w14:textId="77777777" w:rsidTr="00ED5622">
        <w:tc>
          <w:tcPr>
            <w:tcW w:w="3118" w:type="dxa"/>
          </w:tcPr>
          <w:p w14:paraId="0B60098A" w14:textId="390AD66F" w:rsidR="00ED5622" w:rsidRDefault="00ED5622" w:rsidP="00ED5622">
            <w:pPr>
              <w:pStyle w:val="Definition"/>
            </w:pPr>
            <w:bookmarkStart w:id="11" w:name="_Ref_a360227"/>
            <w:r>
              <w:t>"</w:t>
            </w:r>
            <w:bookmarkEnd w:id="11"/>
            <w:r>
              <w:rPr>
                <w:b/>
                <w:bCs/>
              </w:rPr>
              <w:t>Loan</w:t>
            </w:r>
            <w:r>
              <w:t>"</w:t>
            </w:r>
          </w:p>
        </w:tc>
        <w:tc>
          <w:tcPr>
            <w:tcW w:w="5386" w:type="dxa"/>
          </w:tcPr>
          <w:p w14:paraId="7E5ABC42" w14:textId="509D50F0" w:rsidR="00ED5622" w:rsidRDefault="00ED5622" w:rsidP="00ED5622">
            <w:pPr>
              <w:pStyle w:val="Definition"/>
            </w:pPr>
            <w:r>
              <w:t>the principal amount of the loan made or to be made by the Lender to the Borrower under this agreement or (as the context requires) the principal amount outstanding for the time being of that loan;</w:t>
            </w:r>
          </w:p>
        </w:tc>
      </w:tr>
      <w:tr w:rsidR="00A37780" w14:paraId="5626E00D" w14:textId="77777777" w:rsidTr="00ED5622">
        <w:tc>
          <w:tcPr>
            <w:tcW w:w="3118" w:type="dxa"/>
          </w:tcPr>
          <w:p w14:paraId="646E8A2F" w14:textId="5492E275" w:rsidR="00A37780" w:rsidRPr="00792F0F" w:rsidRDefault="00A37780" w:rsidP="00945BF3">
            <w:pPr>
              <w:pStyle w:val="Definition"/>
            </w:pPr>
            <w:r>
              <w:t>“</w:t>
            </w:r>
            <w:r>
              <w:rPr>
                <w:b/>
                <w:bCs/>
              </w:rPr>
              <w:t>Shareholders Agreement</w:t>
            </w:r>
            <w:r>
              <w:t>”</w:t>
            </w:r>
          </w:p>
        </w:tc>
        <w:tc>
          <w:tcPr>
            <w:tcW w:w="5386" w:type="dxa"/>
          </w:tcPr>
          <w:p w14:paraId="7FB82315" w14:textId="1635B016" w:rsidR="00A37780" w:rsidRPr="00792F0F" w:rsidRDefault="00A37780" w:rsidP="00945BF3">
            <w:pPr>
              <w:pStyle w:val="Definition"/>
            </w:pPr>
            <w:r>
              <w:t>the shareholders agreement dated on or around the date of this agreement between the Borrower (1) Anthony Hughes (2) David Moulton (3) James Tuttiett (4) and the Company (5) as amended from time to time</w:t>
            </w:r>
          </w:p>
        </w:tc>
      </w:tr>
      <w:tr w:rsidR="00175874" w14:paraId="0D2A22E8" w14:textId="77777777" w:rsidTr="00ED5622">
        <w:tc>
          <w:tcPr>
            <w:tcW w:w="3118" w:type="dxa"/>
          </w:tcPr>
          <w:p w14:paraId="044DD04D" w14:textId="2E3D0E94" w:rsidR="00175874" w:rsidRPr="00792F0F" w:rsidRDefault="00175874" w:rsidP="00945BF3">
            <w:pPr>
              <w:pStyle w:val="Definition"/>
            </w:pPr>
            <w:r>
              <w:t>“</w:t>
            </w:r>
            <w:r w:rsidRPr="00564E1E">
              <w:rPr>
                <w:b/>
                <w:bCs/>
              </w:rPr>
              <w:t>Shares</w:t>
            </w:r>
            <w:r>
              <w:t>”</w:t>
            </w:r>
          </w:p>
        </w:tc>
        <w:tc>
          <w:tcPr>
            <w:tcW w:w="5386" w:type="dxa"/>
          </w:tcPr>
          <w:p w14:paraId="383CBCF7" w14:textId="6A41B364" w:rsidR="00175874" w:rsidRPr="00792F0F" w:rsidRDefault="00564E1E" w:rsidP="00945BF3">
            <w:pPr>
              <w:pStyle w:val="Definition"/>
            </w:pPr>
            <w:r>
              <w:t>[</w:t>
            </w:r>
            <w:ins w:id="12" w:author="Jonathan Saville" w:date="2024-02-09T12:08:00Z">
              <w:r w:rsidR="00A319D0">
                <w:t>49</w:t>
              </w:r>
            </w:ins>
            <w:del w:id="13" w:author="Jonathan Saville" w:date="2024-02-09T12:08:00Z">
              <w:r w:rsidDel="00A319D0">
                <w:delText>50</w:delText>
              </w:r>
            </w:del>
            <w:r>
              <w:t xml:space="preserve">] </w:t>
            </w:r>
            <w:commentRangeStart w:id="14"/>
            <w:r>
              <w:t>A</w:t>
            </w:r>
            <w:commentRangeEnd w:id="14"/>
            <w:r w:rsidR="00A319D0">
              <w:rPr>
                <w:rStyle w:val="CommentReference"/>
                <w:rFonts w:eastAsiaTheme="minorHAnsi" w:cstheme="minorBidi"/>
              </w:rPr>
              <w:commentReference w:id="14"/>
            </w:r>
            <w:r>
              <w:t xml:space="preserve"> Shares in the capital of the Company</w:t>
            </w:r>
          </w:p>
        </w:tc>
      </w:tr>
    </w:tbl>
    <w:p w14:paraId="1A9419EA" w14:textId="64971160" w:rsidR="00ED5622" w:rsidRDefault="00ED5622" w:rsidP="00ED5622">
      <w:pPr>
        <w:pStyle w:val="Level2"/>
      </w:pPr>
      <w:bookmarkStart w:id="15" w:name="_Ref_a80647"/>
      <w:r>
        <w:rPr>
          <w:b/>
        </w:rPr>
        <w:t>Interpretation</w:t>
      </w:r>
      <w:bookmarkEnd w:id="15"/>
    </w:p>
    <w:p w14:paraId="3EB2D54A" w14:textId="77777777" w:rsidR="00ED5622" w:rsidRDefault="00ED5622" w:rsidP="00ED5622">
      <w:pPr>
        <w:pStyle w:val="BodyText2"/>
      </w:pPr>
      <w:r>
        <w:t>In this agreement:</w:t>
      </w:r>
    </w:p>
    <w:p w14:paraId="6DAD42F5" w14:textId="14BBCC4D" w:rsidR="00ED5622" w:rsidRDefault="00ED5622" w:rsidP="00ED5622">
      <w:pPr>
        <w:pStyle w:val="Level3"/>
      </w:pPr>
      <w:bookmarkStart w:id="16" w:name="_Ref_a587449"/>
      <w:r>
        <w:lastRenderedPageBreak/>
        <w:t>clause and Schedule headings shall not affect the interpretation of this agreement;</w:t>
      </w:r>
      <w:bookmarkEnd w:id="16"/>
    </w:p>
    <w:p w14:paraId="2AEEB15C" w14:textId="32553850" w:rsidR="00ED5622" w:rsidRDefault="00ED5622" w:rsidP="00ED5622">
      <w:pPr>
        <w:pStyle w:val="Level3"/>
      </w:pPr>
      <w:bookmarkStart w:id="17" w:name="_Ref_a191895"/>
      <w:r>
        <w:t>a person includes an individual, firm, company, corporation, partnership, unincorporated body of persons, government, state or agency of a state or any association, trust, joint venture or consortium (whether or not having separate legal personality);</w:t>
      </w:r>
      <w:bookmarkEnd w:id="17"/>
    </w:p>
    <w:p w14:paraId="2216CFBF" w14:textId="79C5FF86" w:rsidR="00ED5622" w:rsidRDefault="00ED5622" w:rsidP="00ED5622">
      <w:pPr>
        <w:pStyle w:val="Level3"/>
      </w:pPr>
      <w:bookmarkStart w:id="18" w:name="_Ref_a109036"/>
      <w:r>
        <w:t>unless the context otherwise requires, words in the singular shall include the plural and in the plural shall include the singular;</w:t>
      </w:r>
      <w:bookmarkEnd w:id="18"/>
    </w:p>
    <w:p w14:paraId="602C8423" w14:textId="56FE7821" w:rsidR="00ED5622" w:rsidRDefault="00ED5622" w:rsidP="00ED5622">
      <w:pPr>
        <w:pStyle w:val="Level3"/>
      </w:pPr>
      <w:bookmarkStart w:id="19" w:name="_Ref_a198296"/>
      <w:r>
        <w:t>unless the context otherwise requires, a reference to one gender shall include a reference to the other genders;</w:t>
      </w:r>
      <w:bookmarkEnd w:id="19"/>
    </w:p>
    <w:p w14:paraId="26D623EF" w14:textId="159499A6" w:rsidR="00ED5622" w:rsidRDefault="00ED5622" w:rsidP="00ED5622">
      <w:pPr>
        <w:pStyle w:val="Level3"/>
      </w:pPr>
      <w:bookmarkStart w:id="20" w:name="_Ref_a925555"/>
      <w:r>
        <w:t>a reference to a party shall include that party's successors, permitted assigns and permitted transferees and this deed shall be binding on, and enure to the benefit of, the parties to this deed and their respective personal representatives, successors, permitted assigns and permitted transferees;</w:t>
      </w:r>
      <w:bookmarkEnd w:id="20"/>
    </w:p>
    <w:p w14:paraId="002D4CEA" w14:textId="7F6974BF" w:rsidR="00ED5622" w:rsidRDefault="00ED5622" w:rsidP="00ED5622">
      <w:pPr>
        <w:pStyle w:val="Level3"/>
      </w:pPr>
      <w:bookmarkStart w:id="21" w:name="_Ref_a198695"/>
      <w:r>
        <w:t>a reference to a statute or statutory provision is a reference to it as amended, extended or re-enacted from time to time;</w:t>
      </w:r>
      <w:bookmarkEnd w:id="21"/>
    </w:p>
    <w:p w14:paraId="64EC4C40" w14:textId="2812C1B9" w:rsidR="00ED5622" w:rsidRDefault="00ED5622" w:rsidP="00ED5622">
      <w:pPr>
        <w:pStyle w:val="Level3"/>
      </w:pPr>
      <w:bookmarkStart w:id="22" w:name="_Ref_a991201"/>
      <w:r>
        <w:t>a reference to a statute or statutory provision shall include all subordinate legislation made from time to time under that statute or statutory provision;</w:t>
      </w:r>
      <w:bookmarkEnd w:id="22"/>
    </w:p>
    <w:p w14:paraId="583629A3" w14:textId="760371C5" w:rsidR="00ED5622" w:rsidRDefault="00ED5622" w:rsidP="00ED5622">
      <w:pPr>
        <w:pStyle w:val="Level3"/>
      </w:pPr>
      <w:bookmarkStart w:id="23" w:name="_Ref_a600743"/>
      <w:r>
        <w:t>a reference to a time of day is to London time;</w:t>
      </w:r>
      <w:bookmarkEnd w:id="23"/>
    </w:p>
    <w:p w14:paraId="30E83A24" w14:textId="0BFCEBD0" w:rsidR="00ED5622" w:rsidRDefault="00ED5622" w:rsidP="00ED5622">
      <w:pPr>
        <w:pStyle w:val="Level3"/>
      </w:pPr>
      <w:bookmarkStart w:id="24" w:name="_Ref_a178950"/>
      <w:r>
        <w:t xml:space="preserve">a reference to </w:t>
      </w:r>
      <w:r>
        <w:rPr>
          <w:b/>
        </w:rPr>
        <w:t xml:space="preserve">writing </w:t>
      </w:r>
      <w:r>
        <w:t xml:space="preserve">or </w:t>
      </w:r>
      <w:r>
        <w:rPr>
          <w:b/>
        </w:rPr>
        <w:t>written</w:t>
      </w:r>
      <w:r>
        <w:t xml:space="preserve"> includes email;</w:t>
      </w:r>
      <w:bookmarkEnd w:id="24"/>
    </w:p>
    <w:p w14:paraId="580B4E72" w14:textId="4544629C" w:rsidR="00ED5622" w:rsidRDefault="00ED5622" w:rsidP="00ED5622">
      <w:pPr>
        <w:pStyle w:val="Level3"/>
      </w:pPr>
      <w:bookmarkStart w:id="25" w:name="_Ref_a505112"/>
      <w:r>
        <w:t>an obligation on a party not to do something includes an obligation not to allow that thing to be done;</w:t>
      </w:r>
      <w:bookmarkEnd w:id="25"/>
    </w:p>
    <w:p w14:paraId="4F442860" w14:textId="63A09070" w:rsidR="00ED5622" w:rsidRDefault="00ED5622" w:rsidP="00ED5622">
      <w:pPr>
        <w:pStyle w:val="Level3"/>
      </w:pPr>
      <w:bookmarkStart w:id="26" w:name="_Ref_a360119"/>
      <w:r>
        <w:t xml:space="preserve">a reference to a document </w:t>
      </w:r>
      <w:r>
        <w:rPr>
          <w:b/>
        </w:rPr>
        <w:t>in agreed form</w:t>
      </w:r>
      <w:r>
        <w:t xml:space="preserve"> is to that document in the form agreed by the Lender and the Borrower</w:t>
      </w:r>
      <w:bookmarkEnd w:id="26"/>
      <w:r w:rsidR="003173CA">
        <w:t>;</w:t>
      </w:r>
    </w:p>
    <w:p w14:paraId="5ECD88A6" w14:textId="658D6A00" w:rsidR="00ED5622" w:rsidRDefault="00ED5622" w:rsidP="00ED5622">
      <w:pPr>
        <w:pStyle w:val="Level2"/>
      </w:pPr>
      <w:bookmarkStart w:id="27" w:name="_Ref_a552889"/>
      <w:r>
        <w:rPr>
          <w:b/>
        </w:rPr>
        <w:t>Schedule</w:t>
      </w:r>
      <w:bookmarkEnd w:id="27"/>
    </w:p>
    <w:p w14:paraId="0E002059" w14:textId="77777777" w:rsidR="00ED5622" w:rsidRDefault="00ED5622" w:rsidP="00ED5622">
      <w:pPr>
        <w:pStyle w:val="BodyText2"/>
      </w:pPr>
      <w:r>
        <w:t>The Schedule forms part of this agreement and shall have effect as if set out in full in the body of this agreement. Any reference to this agreement includes the Schedule.</w:t>
      </w:r>
    </w:p>
    <w:p w14:paraId="35E5BA38" w14:textId="5890D375" w:rsidR="00ED5622" w:rsidRDefault="00ED5622" w:rsidP="00ED5622">
      <w:pPr>
        <w:pStyle w:val="Level1asheadingtext"/>
      </w:pPr>
      <w:bookmarkStart w:id="28" w:name="_Ref_a212128"/>
      <w:bookmarkStart w:id="29" w:name="_Toc135492763"/>
      <w:bookmarkStart w:id="30" w:name="_Toc135492775"/>
      <w:bookmarkStart w:id="31" w:name="_Toc158198336"/>
      <w:r>
        <w:t>The Facility</w:t>
      </w:r>
      <w:bookmarkEnd w:id="28"/>
      <w:bookmarkEnd w:id="29"/>
      <w:bookmarkEnd w:id="30"/>
      <w:bookmarkEnd w:id="31"/>
    </w:p>
    <w:p w14:paraId="4925BF8C" w14:textId="62DF0765" w:rsidR="00ED5622" w:rsidRDefault="00ED5622" w:rsidP="00ED5622">
      <w:pPr>
        <w:pStyle w:val="BodyText1"/>
      </w:pPr>
      <w:bookmarkStart w:id="32" w:name="_Ref_a137358"/>
      <w:r>
        <w:t xml:space="preserve">The Lender grants to the Borrower a loan facility of a total principal amount </w:t>
      </w:r>
      <w:r w:rsidR="001678AD">
        <w:t>of</w:t>
      </w:r>
      <w:r>
        <w:t xml:space="preserve"> £</w:t>
      </w:r>
      <w:r w:rsidR="00392B46">
        <w:t>85,000</w:t>
      </w:r>
      <w:r w:rsidR="00175874">
        <w:t xml:space="preserve"> </w:t>
      </w:r>
      <w:r w:rsidR="003D5755">
        <w:t>(“</w:t>
      </w:r>
      <w:r w:rsidR="003D5755" w:rsidRPr="00121E64">
        <w:rPr>
          <w:b/>
          <w:bCs/>
        </w:rPr>
        <w:t>Principal Amount</w:t>
      </w:r>
      <w:r w:rsidR="003D5755">
        <w:t xml:space="preserve">”) </w:t>
      </w:r>
      <w:r>
        <w:t>on the terms, and subject to the conditions, of this agreement.</w:t>
      </w:r>
      <w:bookmarkEnd w:id="32"/>
    </w:p>
    <w:p w14:paraId="48324975" w14:textId="19635045" w:rsidR="00ED5622" w:rsidRDefault="00ED5622" w:rsidP="00ED5622">
      <w:pPr>
        <w:pStyle w:val="Level1asheadingtext"/>
      </w:pPr>
      <w:bookmarkStart w:id="33" w:name="_Ref_a195758"/>
      <w:bookmarkStart w:id="34" w:name="_Toc135492764"/>
      <w:bookmarkStart w:id="35" w:name="_Toc135492776"/>
      <w:bookmarkStart w:id="36" w:name="_Toc158198337"/>
      <w:r>
        <w:t>Purpose</w:t>
      </w:r>
      <w:bookmarkEnd w:id="33"/>
      <w:bookmarkEnd w:id="34"/>
      <w:bookmarkEnd w:id="35"/>
      <w:bookmarkEnd w:id="36"/>
    </w:p>
    <w:p w14:paraId="4C38E10C" w14:textId="6BAEFD59" w:rsidR="00ED5622" w:rsidRDefault="00ED5622" w:rsidP="00ED5622">
      <w:pPr>
        <w:pStyle w:val="Level2"/>
      </w:pPr>
      <w:bookmarkStart w:id="37" w:name="_Ref_a112898"/>
      <w:r>
        <w:t xml:space="preserve">The Borrower shall use all money borrowed under this agreement for </w:t>
      </w:r>
      <w:r w:rsidR="001678AD">
        <w:t xml:space="preserve">the purchase by the Borrower of the </w:t>
      </w:r>
      <w:r w:rsidR="00175874">
        <w:t>Shares</w:t>
      </w:r>
      <w:r>
        <w:t>.</w:t>
      </w:r>
      <w:bookmarkEnd w:id="37"/>
    </w:p>
    <w:p w14:paraId="3D1E7781" w14:textId="4DDA988B" w:rsidR="00ED5622" w:rsidRDefault="00ED5622" w:rsidP="00ED5622">
      <w:pPr>
        <w:pStyle w:val="Level2"/>
      </w:pPr>
      <w:bookmarkStart w:id="38" w:name="_Ref_a881573"/>
      <w:r>
        <w:t xml:space="preserve">The Lender </w:t>
      </w:r>
      <w:r w:rsidR="00AD4FF3">
        <w:t xml:space="preserve">has the right but </w:t>
      </w:r>
      <w:r>
        <w:t>is not obliged to monitor or verify how any amount advanced under this agreement is used.</w:t>
      </w:r>
      <w:bookmarkEnd w:id="38"/>
    </w:p>
    <w:p w14:paraId="180FCCF6" w14:textId="04A9DFC4" w:rsidR="00480019" w:rsidRDefault="00480019" w:rsidP="00ED5622">
      <w:pPr>
        <w:pStyle w:val="Level1asheadingtext"/>
      </w:pPr>
      <w:bookmarkStart w:id="39" w:name="_Toc158198338"/>
      <w:bookmarkStart w:id="40" w:name="_Ref_a597556"/>
      <w:bookmarkStart w:id="41" w:name="_Toc135492765"/>
      <w:bookmarkStart w:id="42" w:name="_Toc135492777"/>
      <w:r>
        <w:lastRenderedPageBreak/>
        <w:t>Drawing</w:t>
      </w:r>
      <w:bookmarkEnd w:id="39"/>
    </w:p>
    <w:p w14:paraId="2AA316F5" w14:textId="2E9D3B94" w:rsidR="00480019" w:rsidRPr="00480019" w:rsidRDefault="00480019" w:rsidP="00480019">
      <w:pPr>
        <w:pStyle w:val="Level2"/>
      </w:pPr>
      <w:bookmarkStart w:id="43" w:name="_Ref145930306"/>
      <w:r>
        <w:t xml:space="preserve">The Loan may be drawn on </w:t>
      </w:r>
      <w:r w:rsidR="00C63747">
        <w:t>s</w:t>
      </w:r>
      <w:r>
        <w:t xml:space="preserve">uch date </w:t>
      </w:r>
      <w:r w:rsidR="00C63747">
        <w:t xml:space="preserve">as </w:t>
      </w:r>
      <w:r>
        <w:t xml:space="preserve">agreed </w:t>
      </w:r>
      <w:r w:rsidR="00C63747">
        <w:t>by the Lender</w:t>
      </w:r>
      <w:ins w:id="44" w:author="Jonathan Saville" w:date="2024-02-09T12:26:00Z">
        <w:r w:rsidR="009450D6">
          <w:t xml:space="preserve">, </w:t>
        </w:r>
      </w:ins>
      <w:ins w:id="45" w:author="Jonathan Saville" w:date="2024-02-09T12:28:00Z">
        <w:r w:rsidR="00B54AB6">
          <w:t xml:space="preserve">but </w:t>
        </w:r>
      </w:ins>
      <w:ins w:id="46" w:author="Jonathan Saville" w:date="2024-02-09T12:26:00Z">
        <w:r w:rsidR="009450D6">
          <w:t xml:space="preserve">which </w:t>
        </w:r>
      </w:ins>
      <w:ins w:id="47" w:author="Jonathan Saville" w:date="2024-02-09T12:28:00Z">
        <w:r w:rsidR="00B54AB6">
          <w:t xml:space="preserve">shall </w:t>
        </w:r>
      </w:ins>
      <w:ins w:id="48" w:author="Jonathan Saville" w:date="2024-02-09T12:26:00Z">
        <w:r w:rsidR="009450D6">
          <w:t xml:space="preserve">enable the purchase of the Shares </w:t>
        </w:r>
      </w:ins>
      <w:ins w:id="49" w:author="Jonathan Saville" w:date="2024-02-09T12:28:00Z">
        <w:r w:rsidR="00B54AB6">
          <w:t xml:space="preserve">at the times required </w:t>
        </w:r>
      </w:ins>
      <w:ins w:id="50" w:author="Jonathan Saville" w:date="2024-02-09T12:26:00Z">
        <w:r w:rsidR="009450D6">
          <w:t>under the terms of the Shareholders’ Agreement</w:t>
        </w:r>
      </w:ins>
      <w:r>
        <w:t>.</w:t>
      </w:r>
      <w:bookmarkEnd w:id="43"/>
    </w:p>
    <w:p w14:paraId="0E6F8637" w14:textId="3AC7375F" w:rsidR="00ED5622" w:rsidRDefault="00ED5622" w:rsidP="00ED5622">
      <w:pPr>
        <w:pStyle w:val="Level1asheadingtext"/>
      </w:pPr>
      <w:bookmarkStart w:id="51" w:name="_Ref_a723353"/>
      <w:bookmarkStart w:id="52" w:name="_Toc135492766"/>
      <w:bookmarkStart w:id="53" w:name="_Toc135492778"/>
      <w:bookmarkStart w:id="54" w:name="_Toc158198339"/>
      <w:bookmarkEnd w:id="40"/>
      <w:bookmarkEnd w:id="41"/>
      <w:bookmarkEnd w:id="42"/>
      <w:r>
        <w:t>Repayment</w:t>
      </w:r>
      <w:bookmarkEnd w:id="51"/>
      <w:bookmarkEnd w:id="52"/>
      <w:bookmarkEnd w:id="53"/>
      <w:bookmarkEnd w:id="54"/>
    </w:p>
    <w:p w14:paraId="12A7A252" w14:textId="7E7D121E" w:rsidR="000E3C09" w:rsidRPr="003D5755" w:rsidRDefault="00AD1422" w:rsidP="00ED5622">
      <w:pPr>
        <w:pStyle w:val="Level2"/>
      </w:pPr>
      <w:bookmarkStart w:id="55" w:name="_Ref_a453543"/>
      <w:r>
        <w:t xml:space="preserve">Subject to clauses </w:t>
      </w:r>
      <w:r>
        <w:fldChar w:fldCharType="begin"/>
      </w:r>
      <w:r>
        <w:instrText xml:space="preserve"> REF _Ref158190853 \r \h </w:instrText>
      </w:r>
      <w:r>
        <w:fldChar w:fldCharType="separate"/>
      </w:r>
      <w:r>
        <w:t>5.2</w:t>
      </w:r>
      <w:r>
        <w:fldChar w:fldCharType="end"/>
      </w:r>
      <w:r>
        <w:t xml:space="preserve"> and </w:t>
      </w:r>
      <w:r>
        <w:fldChar w:fldCharType="begin"/>
      </w:r>
      <w:r>
        <w:instrText xml:space="preserve"> REF _Ref158303681 \r \h </w:instrText>
      </w:r>
      <w:r>
        <w:fldChar w:fldCharType="separate"/>
      </w:r>
      <w:r>
        <w:t>5.3</w:t>
      </w:r>
      <w:r>
        <w:fldChar w:fldCharType="end"/>
      </w:r>
      <w:r>
        <w:t>, t</w:t>
      </w:r>
      <w:r w:rsidR="000E3C09" w:rsidRPr="003D5755">
        <w:t>he Borrower</w:t>
      </w:r>
      <w:r w:rsidR="000E166F" w:rsidRPr="003D5755">
        <w:t xml:space="preserve"> will</w:t>
      </w:r>
      <w:r w:rsidR="000E3C09" w:rsidRPr="003D5755">
        <w:t xml:space="preserve"> </w:t>
      </w:r>
      <w:r w:rsidR="000E166F" w:rsidRPr="003D5755">
        <w:t xml:space="preserve">pay to the Lender 50% of all dividends or other distributions declared by the Company </w:t>
      </w:r>
      <w:r w:rsidR="0020162C" w:rsidRPr="003D5755">
        <w:t xml:space="preserve"> </w:t>
      </w:r>
      <w:r w:rsidR="000E166F" w:rsidRPr="003D5755">
        <w:t xml:space="preserve">and payable to the Borrower by the Company </w:t>
      </w:r>
      <w:r w:rsidR="001624A9" w:rsidRPr="003D5755">
        <w:t xml:space="preserve">and 100% of all amounts received by the Borrower on the sale or disposal of any Shares </w:t>
      </w:r>
      <w:r w:rsidR="000E166F" w:rsidRPr="003D5755">
        <w:t>up to</w:t>
      </w:r>
      <w:ins w:id="56" w:author="Jonathan Saville" w:date="2024-02-09T12:14:00Z">
        <w:r w:rsidR="00A319D0">
          <w:t>,</w:t>
        </w:r>
      </w:ins>
      <w:r w:rsidR="000E166F" w:rsidRPr="003D5755">
        <w:t xml:space="preserve"> </w:t>
      </w:r>
      <w:r w:rsidR="00392B46">
        <w:t>in all cases</w:t>
      </w:r>
      <w:ins w:id="57" w:author="Jonathan Saville" w:date="2024-02-09T12:14:00Z">
        <w:r w:rsidR="00A319D0">
          <w:t>,</w:t>
        </w:r>
      </w:ins>
      <w:r w:rsidR="00392B46">
        <w:t xml:space="preserve"> </w:t>
      </w:r>
      <w:r w:rsidR="000E166F" w:rsidRPr="003D5755">
        <w:t xml:space="preserve">a total </w:t>
      </w:r>
      <w:r>
        <w:t xml:space="preserve">aggregate </w:t>
      </w:r>
      <w:r w:rsidR="003D5755">
        <w:t xml:space="preserve">maximum </w:t>
      </w:r>
      <w:r w:rsidR="000E166F" w:rsidRPr="003D5755">
        <w:t xml:space="preserve">amount </w:t>
      </w:r>
      <w:r>
        <w:t xml:space="preserve">of </w:t>
      </w:r>
      <w:r w:rsidR="000E166F" w:rsidRPr="003D5755">
        <w:t xml:space="preserve">150% of the </w:t>
      </w:r>
      <w:r w:rsidR="003D5755">
        <w:t>Principal</w:t>
      </w:r>
      <w:r w:rsidR="000E166F" w:rsidRPr="003D5755">
        <w:t xml:space="preserve"> </w:t>
      </w:r>
      <w:r w:rsidR="003D5755">
        <w:t>A</w:t>
      </w:r>
      <w:r w:rsidR="000E166F" w:rsidRPr="003D5755">
        <w:t>mount</w:t>
      </w:r>
      <w:ins w:id="58" w:author="Jonathan Saville" w:date="2024-02-09T12:17:00Z">
        <w:r w:rsidR="002D1DC3">
          <w:t xml:space="preserve"> (including </w:t>
        </w:r>
      </w:ins>
      <w:ins w:id="59" w:author="Jonathan Saville" w:date="2024-02-09T12:18:00Z">
        <w:r w:rsidR="002D1DC3">
          <w:t>interest)</w:t>
        </w:r>
      </w:ins>
      <w:del w:id="60" w:author="Jonathan Saville" w:date="2024-02-09T12:09:00Z">
        <w:r w:rsidR="000E166F" w:rsidRPr="003D5755" w:rsidDel="00A319D0">
          <w:delText xml:space="preserve"> </w:delText>
        </w:r>
      </w:del>
      <w:r w:rsidR="000E166F" w:rsidRPr="003D5755">
        <w:t xml:space="preserve">. </w:t>
      </w:r>
      <w:r w:rsidR="003D5755">
        <w:t xml:space="preserve"> The Borrower has the right to repay any of the Loan at any time or times by other means not connected to proceeds from dividends or other distributions by the Company</w:t>
      </w:r>
      <w:r>
        <w:t xml:space="preserve"> provided that the Borrower pays interest on any amounts repaid at 8% per annum from the date of this agreement until the date of repayment.</w:t>
      </w:r>
    </w:p>
    <w:p w14:paraId="0F020115" w14:textId="1C1A3E4E" w:rsidR="003A46A1" w:rsidRPr="003D5755" w:rsidRDefault="00B24DA4" w:rsidP="00ED5622">
      <w:pPr>
        <w:pStyle w:val="Level2"/>
      </w:pPr>
      <w:bookmarkStart w:id="61" w:name="_Ref158190853"/>
      <w:r>
        <w:t xml:space="preserve">If the Loan has not been fully </w:t>
      </w:r>
      <w:r w:rsidRPr="003D5755">
        <w:t xml:space="preserve">repaid </w:t>
      </w:r>
      <w:r w:rsidR="003A46A1" w:rsidRPr="003D5755">
        <w:t>on the date falling 2 years after the date of this agreement the Lender will have the option exercisable by notice in writing within 2 months of that date to convert the loan to a term loan.</w:t>
      </w:r>
      <w:bookmarkEnd w:id="61"/>
    </w:p>
    <w:p w14:paraId="5E78297B" w14:textId="04123B59" w:rsidR="008E31C0" w:rsidRPr="003D5755" w:rsidRDefault="003A46A1" w:rsidP="00ED5622">
      <w:pPr>
        <w:pStyle w:val="Level2"/>
      </w:pPr>
      <w:bookmarkStart w:id="62" w:name="_Ref158303681"/>
      <w:r w:rsidRPr="003D5755">
        <w:t xml:space="preserve">If the Lender exercises the option pursuant to clause </w:t>
      </w:r>
      <w:r w:rsidRPr="003D5755">
        <w:rPr>
          <w:rFonts w:cs="Arial"/>
        </w:rPr>
        <w:fldChar w:fldCharType="begin"/>
      </w:r>
      <w:r w:rsidRPr="003D5755">
        <w:rPr>
          <w:rFonts w:cs="Arial"/>
        </w:rPr>
        <w:instrText xml:space="preserve"> REF _Ref158190853 \r \h </w:instrText>
      </w:r>
      <w:r w:rsidR="003D5755">
        <w:rPr>
          <w:rFonts w:cs="Arial"/>
        </w:rPr>
        <w:instrText xml:space="preserve"> \* MERGEFORMAT </w:instrText>
      </w:r>
      <w:r w:rsidRPr="003D5755">
        <w:rPr>
          <w:rFonts w:cs="Arial"/>
        </w:rPr>
      </w:r>
      <w:r w:rsidRPr="003D5755">
        <w:rPr>
          <w:rFonts w:cs="Arial"/>
        </w:rPr>
        <w:fldChar w:fldCharType="separate"/>
      </w:r>
      <w:r w:rsidR="0020162C" w:rsidRPr="003D5755">
        <w:rPr>
          <w:rFonts w:cs="Arial"/>
        </w:rPr>
        <w:t>5.2</w:t>
      </w:r>
      <w:r w:rsidRPr="003D5755">
        <w:rPr>
          <w:rFonts w:cs="Arial"/>
        </w:rPr>
        <w:fldChar w:fldCharType="end"/>
      </w:r>
      <w:r w:rsidR="004D4BAA" w:rsidRPr="003D5755">
        <w:t xml:space="preserve"> then</w:t>
      </w:r>
      <w:r w:rsidR="008E31C0" w:rsidRPr="003D5755">
        <w:t>:</w:t>
      </w:r>
      <w:bookmarkEnd w:id="62"/>
    </w:p>
    <w:p w14:paraId="0CEDAC37" w14:textId="72F6B576" w:rsidR="008E31C0" w:rsidRPr="003D5755" w:rsidRDefault="004D4BAA" w:rsidP="008E31C0">
      <w:pPr>
        <w:pStyle w:val="Level3"/>
      </w:pPr>
      <w:bookmarkStart w:id="63" w:name="_Ref158197224"/>
      <w:r w:rsidRPr="003D5755">
        <w:t xml:space="preserve">interest will be payable on the </w:t>
      </w:r>
      <w:r w:rsidR="008E31C0" w:rsidRPr="003D5755">
        <w:t>L</w:t>
      </w:r>
      <w:r w:rsidRPr="003D5755">
        <w:t xml:space="preserve">oan from the date of this agreement to the date </w:t>
      </w:r>
      <w:r w:rsidR="0020162C" w:rsidRPr="003D5755">
        <w:t>the Loan and all interest is repaid in full</w:t>
      </w:r>
      <w:ins w:id="64" w:author="Jonathan Saville" w:date="2024-02-09T12:11:00Z">
        <w:r w:rsidR="00A319D0">
          <w:t>, such interest being charged</w:t>
        </w:r>
      </w:ins>
      <w:r w:rsidRPr="003D5755">
        <w:t xml:space="preserve"> at the rate of 8% per annum </w:t>
      </w:r>
      <w:r w:rsidR="00D26F76" w:rsidRPr="003D5755">
        <w:t>such interest to accrue daily</w:t>
      </w:r>
      <w:r w:rsidR="000074F4" w:rsidRPr="003D5755">
        <w:t xml:space="preserve"> from the date of this agreement</w:t>
      </w:r>
      <w:r w:rsidR="008E31C0" w:rsidRPr="003D5755">
        <w:t>;</w:t>
      </w:r>
      <w:bookmarkEnd w:id="63"/>
    </w:p>
    <w:p w14:paraId="7945EDEB" w14:textId="73E528C3" w:rsidR="000E166F" w:rsidRPr="003D5755" w:rsidRDefault="008E31C0" w:rsidP="008E31C0">
      <w:pPr>
        <w:pStyle w:val="Level3"/>
      </w:pPr>
      <w:r w:rsidRPr="003D5755">
        <w:t xml:space="preserve">the Borrower will repay the Loan together with all interest in equal monthly instalments with the final instalment payable on </w:t>
      </w:r>
      <w:r w:rsidR="003D5755">
        <w:t xml:space="preserve">or by </w:t>
      </w:r>
      <w:r w:rsidRPr="003D5755">
        <w:t xml:space="preserve">the date falling on the </w:t>
      </w:r>
      <w:r w:rsidR="000074F4" w:rsidRPr="003D5755">
        <w:t xml:space="preserve">date which is </w:t>
      </w:r>
      <w:r w:rsidRPr="003D5755">
        <w:t>4 years after the date of this agreement.</w:t>
      </w:r>
    </w:p>
    <w:p w14:paraId="20F7964A" w14:textId="3F244732" w:rsidR="008E31C0" w:rsidRDefault="008E31C0" w:rsidP="00D75BBB">
      <w:pPr>
        <w:pStyle w:val="Level1asheadingtext"/>
        <w:rPr>
          <w:lang w:eastAsia="en-GB"/>
        </w:rPr>
      </w:pPr>
      <w:bookmarkStart w:id="65" w:name="_Toc158198340"/>
      <w:bookmarkStart w:id="66" w:name="_Ref_a709120"/>
      <w:bookmarkStart w:id="67" w:name="_Toc135492767"/>
      <w:bookmarkStart w:id="68" w:name="_Toc135492779"/>
      <w:bookmarkEnd w:id="55"/>
      <w:r>
        <w:rPr>
          <w:lang w:eastAsia="en-GB"/>
        </w:rPr>
        <w:t>Security</w:t>
      </w:r>
      <w:bookmarkEnd w:id="65"/>
    </w:p>
    <w:p w14:paraId="4925E908" w14:textId="49EEA88C" w:rsidR="008E31C0" w:rsidRPr="003D5755" w:rsidRDefault="008E31C0" w:rsidP="008E31C0">
      <w:pPr>
        <w:pStyle w:val="Level2"/>
        <w:rPr>
          <w:lang w:eastAsia="en-GB"/>
        </w:rPr>
      </w:pPr>
      <w:r w:rsidRPr="003D5755">
        <w:rPr>
          <w:lang w:eastAsia="en-GB"/>
        </w:rPr>
        <w:t>The Borrower will, upon demand by the Lender, execute</w:t>
      </w:r>
      <w:r w:rsidR="000074F4" w:rsidRPr="003D5755">
        <w:rPr>
          <w:lang w:eastAsia="en-GB"/>
        </w:rPr>
        <w:t xml:space="preserve"> and perfect</w:t>
      </w:r>
      <w:r w:rsidRPr="003D5755">
        <w:rPr>
          <w:lang w:eastAsia="en-GB"/>
        </w:rPr>
        <w:t xml:space="preserve"> a fixed charge over the Shares</w:t>
      </w:r>
      <w:r w:rsidR="00AD1422">
        <w:rPr>
          <w:lang w:eastAsia="en-GB"/>
        </w:rPr>
        <w:t xml:space="preserve"> as security for all amounts outstanding under this agreement </w:t>
      </w:r>
      <w:r w:rsidRPr="003D5755">
        <w:rPr>
          <w:lang w:eastAsia="en-GB"/>
        </w:rPr>
        <w:t xml:space="preserve">in favour of the Lender in a form approved by the Lender </w:t>
      </w:r>
      <w:r w:rsidR="007969C8" w:rsidRPr="003D5755">
        <w:rPr>
          <w:lang w:eastAsia="en-GB"/>
        </w:rPr>
        <w:t xml:space="preserve">acting reasonably </w:t>
      </w:r>
      <w:r w:rsidR="00392B46">
        <w:rPr>
          <w:lang w:eastAsia="en-GB"/>
        </w:rPr>
        <w:t xml:space="preserve">and to the extent that this is required to be approved by the holders of A Shares in the Company, subject to that approval being given (which for the avoidance of doubt the Borrower shall give his approval in respect of his Shares) </w:t>
      </w:r>
      <w:r w:rsidRPr="003D5755">
        <w:rPr>
          <w:lang w:eastAsia="en-GB"/>
        </w:rPr>
        <w:t>(“</w:t>
      </w:r>
      <w:r w:rsidRPr="003D5755">
        <w:rPr>
          <w:b/>
          <w:bCs/>
          <w:lang w:eastAsia="en-GB"/>
        </w:rPr>
        <w:t>Security Document</w:t>
      </w:r>
      <w:r w:rsidRPr="003D5755">
        <w:rPr>
          <w:lang w:eastAsia="en-GB"/>
        </w:rPr>
        <w:t>”).</w:t>
      </w:r>
      <w:r w:rsidR="003D5755">
        <w:rPr>
          <w:lang w:eastAsia="en-GB"/>
        </w:rPr>
        <w:t xml:space="preserve"> </w:t>
      </w:r>
      <w:r w:rsidR="00392B46">
        <w:rPr>
          <w:lang w:eastAsia="en-GB"/>
        </w:rPr>
        <w:t>The Security Document shall not seek the right to receive dividends for the Shares prior to an Event of Default.</w:t>
      </w:r>
      <w:r w:rsidR="003D5755">
        <w:rPr>
          <w:lang w:eastAsia="en-GB"/>
        </w:rPr>
        <w:t xml:space="preserve"> The Lender shall promptly release the Security </w:t>
      </w:r>
      <w:r w:rsidR="00392B46">
        <w:rPr>
          <w:lang w:eastAsia="en-GB"/>
        </w:rPr>
        <w:t xml:space="preserve">in writing </w:t>
      </w:r>
      <w:r w:rsidR="003D5755">
        <w:rPr>
          <w:lang w:eastAsia="en-GB"/>
        </w:rPr>
        <w:t xml:space="preserve">upon full </w:t>
      </w:r>
      <w:r w:rsidR="00AD1422">
        <w:rPr>
          <w:lang w:eastAsia="en-GB"/>
        </w:rPr>
        <w:t>payment of all amounts outstanding under this agreement</w:t>
      </w:r>
      <w:r w:rsidR="003D5755">
        <w:rPr>
          <w:lang w:eastAsia="en-GB"/>
        </w:rPr>
        <w:t>.</w:t>
      </w:r>
    </w:p>
    <w:p w14:paraId="373AF2BC" w14:textId="5FBAEBDE" w:rsidR="00D75BBB" w:rsidRPr="00D75BBB" w:rsidRDefault="00D75BBB" w:rsidP="00D75BBB">
      <w:pPr>
        <w:pStyle w:val="Level1asheadingtext"/>
        <w:rPr>
          <w:lang w:eastAsia="en-GB"/>
        </w:rPr>
      </w:pPr>
      <w:bookmarkStart w:id="69" w:name="_Toc158198341"/>
      <w:r w:rsidRPr="00D75BBB">
        <w:rPr>
          <w:bdr w:val="none" w:sz="0" w:space="0" w:color="auto" w:frame="1"/>
          <w:lang w:eastAsia="en-GB"/>
        </w:rPr>
        <w:t>E</w:t>
      </w:r>
      <w:r>
        <w:rPr>
          <w:bdr w:val="none" w:sz="0" w:space="0" w:color="auto" w:frame="1"/>
          <w:lang w:eastAsia="en-GB"/>
        </w:rPr>
        <w:t>xpenses</w:t>
      </w:r>
      <w:bookmarkEnd w:id="69"/>
    </w:p>
    <w:p w14:paraId="6B7EEE2F" w14:textId="47012F11" w:rsidR="00D75BBB" w:rsidRPr="009646A7" w:rsidRDefault="00D75BBB" w:rsidP="00D75BBB">
      <w:pPr>
        <w:pStyle w:val="Level2"/>
        <w:rPr>
          <w:lang w:eastAsia="en-GB"/>
        </w:rPr>
      </w:pPr>
      <w:r w:rsidRPr="009646A7">
        <w:rPr>
          <w:lang w:eastAsia="en-GB"/>
        </w:rPr>
        <w:t xml:space="preserve">All </w:t>
      </w:r>
      <w:r w:rsidR="007969C8" w:rsidRPr="009646A7">
        <w:rPr>
          <w:lang w:eastAsia="en-GB"/>
        </w:rPr>
        <w:t xml:space="preserve">reasonable </w:t>
      </w:r>
      <w:r w:rsidRPr="009646A7">
        <w:rPr>
          <w:lang w:eastAsia="en-GB"/>
        </w:rPr>
        <w:t>costs and expenses (including, without limitation, legal and accounting expenses) incurred by the Lender in connection with:</w:t>
      </w:r>
    </w:p>
    <w:p w14:paraId="7F8483BF" w14:textId="14D6A68C" w:rsidR="00D75BBB" w:rsidRPr="009646A7" w:rsidRDefault="00D75BBB" w:rsidP="00D75BBB">
      <w:pPr>
        <w:pStyle w:val="Level3"/>
        <w:rPr>
          <w:lang w:eastAsia="en-GB"/>
        </w:rPr>
      </w:pPr>
      <w:r w:rsidRPr="009646A7">
        <w:rPr>
          <w:lang w:eastAsia="en-GB"/>
        </w:rPr>
        <w:t xml:space="preserve">the negotiation, preparation, execution and perfection of </w:t>
      </w:r>
      <w:r w:rsidR="00A0287D" w:rsidRPr="009646A7">
        <w:rPr>
          <w:lang w:eastAsia="en-GB"/>
        </w:rPr>
        <w:t>this agreement and the Security Document</w:t>
      </w:r>
      <w:r w:rsidRPr="009646A7">
        <w:rPr>
          <w:lang w:eastAsia="en-GB"/>
        </w:rPr>
        <w:t xml:space="preserve"> and the other documents referred to in them</w:t>
      </w:r>
      <w:r w:rsidR="00A0287D" w:rsidRPr="009646A7">
        <w:rPr>
          <w:lang w:eastAsia="en-GB"/>
        </w:rPr>
        <w:t xml:space="preserve"> and the provision of the Loan</w:t>
      </w:r>
      <w:r w:rsidR="007969C8" w:rsidRPr="009646A7">
        <w:rPr>
          <w:lang w:eastAsia="en-GB"/>
        </w:rPr>
        <w:t xml:space="preserve"> up to a maximum of £1,500 plus VAT</w:t>
      </w:r>
      <w:r w:rsidRPr="009646A7">
        <w:rPr>
          <w:lang w:eastAsia="en-GB"/>
        </w:rPr>
        <w:t>; and</w:t>
      </w:r>
    </w:p>
    <w:p w14:paraId="19BF2E33" w14:textId="3C85DBCE" w:rsidR="00D75BBB" w:rsidRPr="009646A7" w:rsidRDefault="00D75BBB" w:rsidP="00A0287D">
      <w:pPr>
        <w:pStyle w:val="Level3"/>
        <w:rPr>
          <w:lang w:eastAsia="en-GB"/>
        </w:rPr>
      </w:pPr>
      <w:r w:rsidRPr="009646A7">
        <w:rPr>
          <w:lang w:eastAsia="en-GB"/>
        </w:rPr>
        <w:lastRenderedPageBreak/>
        <w:t xml:space="preserve">any amendment, extension, waiver, consent or suspension of rights (or any proposal for any of these) relating </w:t>
      </w:r>
      <w:r w:rsidR="00A0287D" w:rsidRPr="009646A7">
        <w:rPr>
          <w:lang w:eastAsia="en-GB"/>
        </w:rPr>
        <w:t>this agreement</w:t>
      </w:r>
      <w:r w:rsidRPr="009646A7">
        <w:rPr>
          <w:lang w:eastAsia="en-GB"/>
        </w:rPr>
        <w:t xml:space="preserve"> or </w:t>
      </w:r>
      <w:r w:rsidR="00A0287D" w:rsidRPr="009646A7">
        <w:rPr>
          <w:lang w:eastAsia="en-GB"/>
        </w:rPr>
        <w:t>the Security Document and any</w:t>
      </w:r>
      <w:r w:rsidRPr="009646A7">
        <w:rPr>
          <w:lang w:eastAsia="en-GB"/>
        </w:rPr>
        <w:t xml:space="preserve"> document referred to in any of them</w:t>
      </w:r>
      <w:r w:rsidR="007969C8" w:rsidRPr="009646A7">
        <w:rPr>
          <w:lang w:eastAsia="en-GB"/>
        </w:rPr>
        <w:t>;</w:t>
      </w:r>
    </w:p>
    <w:p w14:paraId="28806CC2" w14:textId="06DB192E" w:rsidR="00A0287D" w:rsidRPr="00D75BBB" w:rsidRDefault="00A0287D" w:rsidP="00A0287D">
      <w:pPr>
        <w:pStyle w:val="Body1"/>
        <w:rPr>
          <w:lang w:eastAsia="en-GB"/>
        </w:rPr>
      </w:pPr>
      <w:r w:rsidRPr="009646A7">
        <w:rPr>
          <w:lang w:eastAsia="en-GB"/>
        </w:rPr>
        <w:t>shall be</w:t>
      </w:r>
      <w:ins w:id="70" w:author="Jonathan Saville" w:date="2024-02-09T12:13:00Z">
        <w:r w:rsidR="00A319D0">
          <w:rPr>
            <w:lang w:eastAsia="en-GB"/>
          </w:rPr>
          <w:t>,</w:t>
        </w:r>
      </w:ins>
      <w:r w:rsidRPr="009646A7">
        <w:rPr>
          <w:lang w:eastAsia="en-GB"/>
        </w:rPr>
        <w:t xml:space="preserve"> </w:t>
      </w:r>
      <w:r w:rsidR="00392B46">
        <w:rPr>
          <w:lang w:eastAsia="en-GB"/>
        </w:rPr>
        <w:t>at the option of the Borrower</w:t>
      </w:r>
      <w:ins w:id="71" w:author="Jonathan Saville" w:date="2024-02-09T12:13:00Z">
        <w:r w:rsidR="00A319D0">
          <w:rPr>
            <w:lang w:eastAsia="en-GB"/>
          </w:rPr>
          <w:t>,</w:t>
        </w:r>
      </w:ins>
      <w:r w:rsidR="00392B46">
        <w:rPr>
          <w:lang w:eastAsia="en-GB"/>
        </w:rPr>
        <w:t xml:space="preserve"> either (i) be </w:t>
      </w:r>
      <w:r w:rsidRPr="009646A7">
        <w:rPr>
          <w:lang w:eastAsia="en-GB"/>
        </w:rPr>
        <w:t>payable by the Borrower and added to the Loan on the date they are incurred</w:t>
      </w:r>
      <w:ins w:id="72" w:author="Jonathan Saville" w:date="2024-02-09T12:19:00Z">
        <w:r w:rsidR="002D1DC3">
          <w:rPr>
            <w:lang w:eastAsia="en-GB"/>
          </w:rPr>
          <w:t>,</w:t>
        </w:r>
      </w:ins>
      <w:del w:id="73" w:author="Jonathan Saville" w:date="2024-02-09T12:19:00Z">
        <w:r w:rsidR="00392B46" w:rsidDel="002D1DC3">
          <w:rPr>
            <w:lang w:eastAsia="en-GB"/>
          </w:rPr>
          <w:delText xml:space="preserve"> </w:delText>
        </w:r>
      </w:del>
      <w:r w:rsidR="00392B46">
        <w:rPr>
          <w:lang w:eastAsia="en-GB"/>
        </w:rPr>
        <w:t xml:space="preserve"> or (ii) paid by the Borrower in full</w:t>
      </w:r>
      <w:r w:rsidRPr="009646A7">
        <w:rPr>
          <w:lang w:eastAsia="en-GB"/>
        </w:rPr>
        <w:t>.</w:t>
      </w:r>
    </w:p>
    <w:p w14:paraId="2B9CE88C" w14:textId="722E8DA7" w:rsidR="00D75BBB" w:rsidRDefault="00D75BBB" w:rsidP="00121E64">
      <w:pPr>
        <w:pStyle w:val="Level2"/>
      </w:pPr>
      <w:r w:rsidRPr="009646A7">
        <w:rPr>
          <w:lang w:eastAsia="en-GB"/>
        </w:rPr>
        <w:t xml:space="preserve">The Borrower shall, on demand, pay to the Lender the amount of all </w:t>
      </w:r>
      <w:ins w:id="74" w:author="Jonathan Saville" w:date="2024-02-09T12:19:00Z">
        <w:r w:rsidR="002D1DC3">
          <w:rPr>
            <w:lang w:eastAsia="en-GB"/>
          </w:rPr>
          <w:t xml:space="preserve">reasonable </w:t>
        </w:r>
      </w:ins>
      <w:r w:rsidRPr="009646A7">
        <w:rPr>
          <w:lang w:eastAsia="en-GB"/>
        </w:rPr>
        <w:t xml:space="preserve">costs and expenses (including legal, </w:t>
      </w:r>
      <w:r w:rsidR="00A0287D" w:rsidRPr="009646A7">
        <w:rPr>
          <w:lang w:eastAsia="en-GB"/>
        </w:rPr>
        <w:t xml:space="preserve">accounting and </w:t>
      </w:r>
      <w:r w:rsidRPr="009646A7">
        <w:rPr>
          <w:lang w:eastAsia="en-GB"/>
        </w:rPr>
        <w:t>out-of-pocket expenses) incurred by the Lender in connection with enforcing</w:t>
      </w:r>
      <w:ins w:id="75" w:author="Jonathan Saville" w:date="2024-02-09T12:23:00Z">
        <w:r w:rsidR="002D1DC3">
          <w:rPr>
            <w:lang w:eastAsia="en-GB"/>
          </w:rPr>
          <w:t xml:space="preserve"> and</w:t>
        </w:r>
      </w:ins>
      <w:del w:id="76" w:author="Jonathan Saville" w:date="2024-02-09T12:23:00Z">
        <w:r w:rsidRPr="009646A7" w:rsidDel="002D1DC3">
          <w:rPr>
            <w:lang w:eastAsia="en-GB"/>
          </w:rPr>
          <w:delText>,</w:delText>
        </w:r>
      </w:del>
      <w:r w:rsidRPr="009646A7">
        <w:rPr>
          <w:lang w:eastAsia="en-GB"/>
        </w:rPr>
        <w:t xml:space="preserve"> preserving any rights under</w:t>
      </w:r>
      <w:ins w:id="77" w:author="Jonathan Saville" w:date="2024-02-09T12:23:00Z">
        <w:r w:rsidR="002D1DC3">
          <w:rPr>
            <w:lang w:eastAsia="en-GB"/>
          </w:rPr>
          <w:t xml:space="preserve"> this </w:t>
        </w:r>
      </w:ins>
      <w:del w:id="78" w:author="Jonathan Saville" w:date="2024-02-09T12:23:00Z">
        <w:r w:rsidRPr="009646A7" w:rsidDel="002D1DC3">
          <w:rPr>
            <w:lang w:eastAsia="en-GB"/>
          </w:rPr>
          <w:delText>,</w:delText>
        </w:r>
      </w:del>
      <w:del w:id="79" w:author="Jonathan Saville" w:date="2024-02-09T12:22:00Z">
        <w:r w:rsidRPr="009646A7" w:rsidDel="002D1DC3">
          <w:rPr>
            <w:lang w:eastAsia="en-GB"/>
          </w:rPr>
          <w:delText xml:space="preserve"> or monitoring the provisions of, </w:delText>
        </w:r>
        <w:r w:rsidR="00A0287D" w:rsidRPr="009646A7" w:rsidDel="002D1DC3">
          <w:rPr>
            <w:lang w:eastAsia="en-GB"/>
          </w:rPr>
          <w:delText xml:space="preserve">this </w:delText>
        </w:r>
      </w:del>
      <w:r w:rsidR="00A0287D" w:rsidRPr="009646A7">
        <w:rPr>
          <w:lang w:eastAsia="en-GB"/>
        </w:rPr>
        <w:t>agreement and the Security Document.</w:t>
      </w:r>
    </w:p>
    <w:p w14:paraId="796427A7" w14:textId="5F647301" w:rsidR="00ED5622" w:rsidRPr="009646A7" w:rsidRDefault="00ED5622" w:rsidP="00ED5622">
      <w:pPr>
        <w:pStyle w:val="Level1asheadingtext"/>
      </w:pPr>
      <w:bookmarkStart w:id="80" w:name="_Toc158198342"/>
      <w:bookmarkStart w:id="81" w:name="_Ref158198961"/>
      <w:r w:rsidRPr="009646A7">
        <w:t>Events of Default</w:t>
      </w:r>
      <w:bookmarkEnd w:id="66"/>
      <w:bookmarkEnd w:id="67"/>
      <w:bookmarkEnd w:id="68"/>
      <w:bookmarkEnd w:id="80"/>
      <w:bookmarkEnd w:id="81"/>
    </w:p>
    <w:p w14:paraId="12523971" w14:textId="26E49A26" w:rsidR="00ED5622" w:rsidRDefault="00ED5622" w:rsidP="00ED5622">
      <w:pPr>
        <w:pStyle w:val="BodyText1"/>
      </w:pPr>
      <w:r>
        <w:t xml:space="preserve">Each of the events or circumstances set out in this clause </w:t>
      </w:r>
      <w:r w:rsidR="000074F4">
        <w:fldChar w:fldCharType="begin"/>
      </w:r>
      <w:r w:rsidR="000074F4">
        <w:instrText xml:space="preserve"> REF _Ref158198961 \r \h </w:instrText>
      </w:r>
      <w:r w:rsidR="000074F4">
        <w:fldChar w:fldCharType="separate"/>
      </w:r>
      <w:r w:rsidR="000074F4">
        <w:t>8</w:t>
      </w:r>
      <w:r w:rsidR="000074F4">
        <w:fldChar w:fldCharType="end"/>
      </w:r>
      <w:r>
        <w:t xml:space="preserve"> (other than clause </w:t>
      </w:r>
      <w:r w:rsidR="00AD4FF3" w:rsidRPr="0020162C">
        <w:rPr>
          <w:rFonts w:cs="Arial"/>
        </w:rPr>
        <w:fldChar w:fldCharType="begin"/>
      </w:r>
      <w:r w:rsidR="00AD4FF3" w:rsidRPr="0020162C">
        <w:rPr>
          <w:rFonts w:cs="Arial"/>
        </w:rPr>
        <w:instrText xml:space="preserve"> REF _Ref136523890 \r \h </w:instrText>
      </w:r>
      <w:r w:rsidR="00AD4FF3" w:rsidRPr="0020162C">
        <w:rPr>
          <w:rFonts w:cs="Arial"/>
        </w:rPr>
      </w:r>
      <w:r w:rsidR="00AD4FF3" w:rsidRPr="0020162C">
        <w:rPr>
          <w:rFonts w:cs="Arial"/>
        </w:rPr>
        <w:fldChar w:fldCharType="separate"/>
      </w:r>
      <w:r w:rsidR="0020162C" w:rsidRPr="0020162C">
        <w:rPr>
          <w:rFonts w:cs="Arial"/>
        </w:rPr>
        <w:t>8.7</w:t>
      </w:r>
      <w:r w:rsidR="00AD4FF3" w:rsidRPr="0020162C">
        <w:rPr>
          <w:rFonts w:cs="Arial"/>
        </w:rPr>
        <w:fldChar w:fldCharType="end"/>
      </w:r>
      <w:r>
        <w:t>) is an Event of Default.</w:t>
      </w:r>
    </w:p>
    <w:p w14:paraId="77725C9E" w14:textId="3F9C10E0" w:rsidR="00ED5622" w:rsidRDefault="00ED5622" w:rsidP="00ED5622">
      <w:pPr>
        <w:pStyle w:val="Level2"/>
      </w:pPr>
      <w:bookmarkStart w:id="82" w:name="_Ref_a744254"/>
      <w:r>
        <w:t xml:space="preserve">The Borrower fails to pay any sum payable by it under </w:t>
      </w:r>
      <w:r w:rsidR="009646A7">
        <w:t xml:space="preserve">and in accordance with the terms, of </w:t>
      </w:r>
      <w:r>
        <w:t>this agreement.</w:t>
      </w:r>
      <w:bookmarkEnd w:id="82"/>
    </w:p>
    <w:p w14:paraId="79581EEB" w14:textId="0F8F354D" w:rsidR="00ED5622" w:rsidRPr="009646A7" w:rsidRDefault="00ED5622" w:rsidP="00ED5622">
      <w:pPr>
        <w:pStyle w:val="Level2"/>
      </w:pPr>
      <w:bookmarkStart w:id="83" w:name="_Ref_a352849"/>
      <w:r w:rsidRPr="009646A7">
        <w:t>The Borrower fails (other than by failing to pay), to comply with any provision of this agreement</w:t>
      </w:r>
      <w:bookmarkEnd w:id="83"/>
      <w:r w:rsidR="009646A7">
        <w:t xml:space="preserve"> which if capable of remedy is not remedied within 14 days of being given notice to do so</w:t>
      </w:r>
      <w:r w:rsidR="00AD4FF3" w:rsidRPr="009646A7">
        <w:t>.</w:t>
      </w:r>
    </w:p>
    <w:p w14:paraId="1DB18FD3" w14:textId="4C12EB1E" w:rsidR="008E31C0" w:rsidRPr="009646A7" w:rsidRDefault="008E31C0" w:rsidP="00ED5622">
      <w:pPr>
        <w:pStyle w:val="Level2"/>
      </w:pPr>
      <w:r w:rsidRPr="009646A7">
        <w:t xml:space="preserve">The Borrower fails to comply with </w:t>
      </w:r>
      <w:r w:rsidR="007969C8" w:rsidRPr="009646A7">
        <w:t>(and to the extent it is capable of remedy, fails to remedy</w:t>
      </w:r>
      <w:r w:rsidR="009646A7">
        <w:t xml:space="preserve"> in accordance with the Shareholders’ Agreement</w:t>
      </w:r>
      <w:r w:rsidR="007969C8" w:rsidRPr="009646A7">
        <w:t xml:space="preserve">) </w:t>
      </w:r>
      <w:r w:rsidRPr="009646A7">
        <w:t>any provision of the Shareholders Agreement or the Articles.</w:t>
      </w:r>
    </w:p>
    <w:p w14:paraId="09ACD4C3" w14:textId="1F0F4B5D" w:rsidR="00E61746" w:rsidRPr="009646A7" w:rsidRDefault="00E61746" w:rsidP="00ED5622">
      <w:pPr>
        <w:pStyle w:val="Level2"/>
      </w:pPr>
      <w:bookmarkStart w:id="84" w:name="_Ref_a365147"/>
      <w:r w:rsidRPr="009646A7">
        <w:t>The Borrower ceases to be a</w:t>
      </w:r>
      <w:r w:rsidR="00A37780" w:rsidRPr="009646A7">
        <w:t xml:space="preserve"> shareholder of the </w:t>
      </w:r>
      <w:r w:rsidR="00967475" w:rsidRPr="009646A7">
        <w:t>Company</w:t>
      </w:r>
      <w:r w:rsidR="00A37780" w:rsidRPr="009646A7">
        <w:t>;</w:t>
      </w:r>
    </w:p>
    <w:p w14:paraId="66C638B0" w14:textId="1D3FE949" w:rsidR="00A37780" w:rsidRDefault="00A37780" w:rsidP="00ED5622">
      <w:pPr>
        <w:pStyle w:val="Level2"/>
      </w:pPr>
      <w:r>
        <w:t>The Borrower being the subject of a bankruptcy petition, application or order</w:t>
      </w:r>
      <w:r w:rsidR="003D5755">
        <w:t>, which is not dismissed within twenty one days of such petition, application or order</w:t>
      </w:r>
      <w:r>
        <w:t>;</w:t>
      </w:r>
    </w:p>
    <w:p w14:paraId="657FD821" w14:textId="321A0855" w:rsidR="00E61746" w:rsidRPr="00121E64" w:rsidRDefault="00E61746" w:rsidP="00ED5622">
      <w:pPr>
        <w:pStyle w:val="Level2"/>
      </w:pPr>
      <w:bookmarkStart w:id="85" w:name="_Ref158198407"/>
      <w:r w:rsidRPr="00121E64">
        <w:t xml:space="preserve">The Borrower carrying on or being concerned, engaged or interested in, or in any way assisting, any business </w:t>
      </w:r>
      <w:r w:rsidR="00121E64">
        <w:t xml:space="preserve">which </w:t>
      </w:r>
      <w:ins w:id="86" w:author="Jonathan Saville" w:date="2024-02-09T12:20:00Z">
        <w:r w:rsidR="002D1DC3">
          <w:t xml:space="preserve">directly </w:t>
        </w:r>
      </w:ins>
      <w:r w:rsidR="00121E64">
        <w:t>comp</w:t>
      </w:r>
      <w:del w:id="87" w:author="Jonathan Saville" w:date="2024-02-09T12:20:00Z">
        <w:r w:rsidR="00121E64" w:rsidDel="002D1DC3">
          <w:delText>l</w:delText>
        </w:r>
      </w:del>
      <w:r w:rsidR="00121E64">
        <w:t>etes with t</w:t>
      </w:r>
      <w:r w:rsidR="00967475" w:rsidRPr="00121E64">
        <w:t xml:space="preserve">he business of </w:t>
      </w:r>
      <w:r w:rsidR="00A37780" w:rsidRPr="00121E64">
        <w:t>the</w:t>
      </w:r>
      <w:r w:rsidR="00967475" w:rsidRPr="00121E64">
        <w:t xml:space="preserve"> Company</w:t>
      </w:r>
      <w:r w:rsidR="00AD4FF3" w:rsidRPr="00121E64">
        <w:t>.</w:t>
      </w:r>
      <w:bookmarkEnd w:id="85"/>
    </w:p>
    <w:p w14:paraId="407DBCBB" w14:textId="0E2D780E" w:rsidR="00ED5622" w:rsidRDefault="00ED5622" w:rsidP="00ED5622">
      <w:pPr>
        <w:pStyle w:val="Level2"/>
      </w:pPr>
      <w:bookmarkStart w:id="88" w:name="_Ref136523890"/>
      <w:r>
        <w:t xml:space="preserve">On and at any time after the occurrence of </w:t>
      </w:r>
      <w:r w:rsidRPr="009646A7">
        <w:t>an Event of Default the</w:t>
      </w:r>
      <w:r>
        <w:t xml:space="preserve"> Lender may:</w:t>
      </w:r>
      <w:bookmarkEnd w:id="84"/>
      <w:bookmarkEnd w:id="88"/>
    </w:p>
    <w:p w14:paraId="32BE3271" w14:textId="0489E88E" w:rsidR="00ED5622" w:rsidRDefault="00ED5622" w:rsidP="00ED5622">
      <w:pPr>
        <w:pStyle w:val="Level3"/>
      </w:pPr>
      <w:bookmarkStart w:id="89" w:name="_Ref_a762748"/>
      <w:r>
        <w:t xml:space="preserve">by </w:t>
      </w:r>
      <w:r w:rsidR="00392B46">
        <w:t xml:space="preserve">written </w:t>
      </w:r>
      <w:r>
        <w:t>notice to the Borrower:</w:t>
      </w:r>
      <w:bookmarkEnd w:id="89"/>
    </w:p>
    <w:p w14:paraId="70AAE99A" w14:textId="28E5740F" w:rsidR="00ED5622" w:rsidRDefault="00ED5622" w:rsidP="00ED5622">
      <w:pPr>
        <w:pStyle w:val="Level4"/>
      </w:pPr>
      <w:bookmarkStart w:id="90" w:name="_Ref_a119924"/>
      <w:r w:rsidRPr="009646A7">
        <w:t>declare that the Loan is immediately due and payable,</w:t>
      </w:r>
      <w:r>
        <w:t xml:space="preserve"> whereupon </w:t>
      </w:r>
      <w:r w:rsidR="00E61746">
        <w:t>it</w:t>
      </w:r>
      <w:r>
        <w:t xml:space="preserve"> shall become immediately due and payable</w:t>
      </w:r>
      <w:r w:rsidR="00196710">
        <w:t xml:space="preserve"> together with interest pursuant to clause </w:t>
      </w:r>
      <w:r w:rsidR="00196710" w:rsidRPr="0020162C">
        <w:rPr>
          <w:rFonts w:cs="Arial"/>
        </w:rPr>
        <w:fldChar w:fldCharType="begin"/>
      </w:r>
      <w:r w:rsidR="00196710" w:rsidRPr="0020162C">
        <w:rPr>
          <w:rFonts w:cs="Arial"/>
        </w:rPr>
        <w:instrText xml:space="preserve"> REF _Ref158197224 \r \h </w:instrText>
      </w:r>
      <w:r w:rsidR="00196710" w:rsidRPr="0020162C">
        <w:rPr>
          <w:rFonts w:cs="Arial"/>
        </w:rPr>
      </w:r>
      <w:r w:rsidR="00196710" w:rsidRPr="0020162C">
        <w:rPr>
          <w:rFonts w:cs="Arial"/>
        </w:rPr>
        <w:fldChar w:fldCharType="separate"/>
      </w:r>
      <w:r w:rsidR="0020162C" w:rsidRPr="0020162C">
        <w:rPr>
          <w:rFonts w:cs="Arial"/>
        </w:rPr>
        <w:t>5.3.1</w:t>
      </w:r>
      <w:r w:rsidR="00196710" w:rsidRPr="0020162C">
        <w:rPr>
          <w:rFonts w:cs="Arial"/>
        </w:rPr>
        <w:fldChar w:fldCharType="end"/>
      </w:r>
      <w:r>
        <w:t>; and/or</w:t>
      </w:r>
      <w:bookmarkEnd w:id="90"/>
    </w:p>
    <w:p w14:paraId="67D0A883" w14:textId="396150B9" w:rsidR="00ED5622" w:rsidRDefault="00ED5622" w:rsidP="00ED5622">
      <w:pPr>
        <w:pStyle w:val="Level4"/>
      </w:pPr>
      <w:bookmarkStart w:id="91" w:name="_Ref_a526370"/>
      <w:r>
        <w:t>declare that the Loan be payable on demand, whereupon it shall become immediately payable on demand by the Lender</w:t>
      </w:r>
      <w:r w:rsidR="00196710">
        <w:t xml:space="preserve"> together with interest pursuant to clause </w:t>
      </w:r>
      <w:r w:rsidR="00196710" w:rsidRPr="0020162C">
        <w:rPr>
          <w:rFonts w:cs="Arial"/>
        </w:rPr>
        <w:fldChar w:fldCharType="begin"/>
      </w:r>
      <w:r w:rsidR="00196710" w:rsidRPr="0020162C">
        <w:rPr>
          <w:rFonts w:cs="Arial"/>
        </w:rPr>
        <w:instrText xml:space="preserve"> REF _Ref158197224 \r \h </w:instrText>
      </w:r>
      <w:r w:rsidR="00196710" w:rsidRPr="0020162C">
        <w:rPr>
          <w:rFonts w:cs="Arial"/>
        </w:rPr>
      </w:r>
      <w:r w:rsidR="00196710" w:rsidRPr="0020162C">
        <w:rPr>
          <w:rFonts w:cs="Arial"/>
        </w:rPr>
        <w:fldChar w:fldCharType="separate"/>
      </w:r>
      <w:r w:rsidR="0020162C" w:rsidRPr="0020162C">
        <w:rPr>
          <w:rFonts w:cs="Arial"/>
        </w:rPr>
        <w:t>5.3.1</w:t>
      </w:r>
      <w:r w:rsidR="00196710" w:rsidRPr="0020162C">
        <w:rPr>
          <w:rFonts w:cs="Arial"/>
        </w:rPr>
        <w:fldChar w:fldCharType="end"/>
      </w:r>
      <w:r w:rsidR="00196710">
        <w:t xml:space="preserve"> </w:t>
      </w:r>
      <w:r>
        <w:t>; and/or</w:t>
      </w:r>
      <w:bookmarkEnd w:id="91"/>
    </w:p>
    <w:p w14:paraId="4ADD9543" w14:textId="4347C6F5" w:rsidR="00ED5622" w:rsidRDefault="00ED5622" w:rsidP="00ED5622">
      <w:pPr>
        <w:pStyle w:val="Level3"/>
      </w:pPr>
      <w:bookmarkStart w:id="92" w:name="_Ref_a278214"/>
      <w:r>
        <w:t>exercise any or all of its rights, remedies, powers or discretions under the Security Document.</w:t>
      </w:r>
      <w:bookmarkEnd w:id="92"/>
    </w:p>
    <w:p w14:paraId="31B405DB" w14:textId="32553729" w:rsidR="00ED5622" w:rsidRDefault="00ED5622" w:rsidP="00ED5622">
      <w:pPr>
        <w:pStyle w:val="Level1asheadingtext"/>
      </w:pPr>
      <w:bookmarkStart w:id="93" w:name="_Ref_a932798"/>
      <w:bookmarkStart w:id="94" w:name="_Toc135492768"/>
      <w:bookmarkStart w:id="95" w:name="_Toc135492780"/>
      <w:bookmarkStart w:id="96" w:name="_Toc158198343"/>
      <w:r>
        <w:lastRenderedPageBreak/>
        <w:t>Set-off</w:t>
      </w:r>
      <w:bookmarkEnd w:id="93"/>
      <w:bookmarkEnd w:id="94"/>
      <w:bookmarkEnd w:id="95"/>
      <w:bookmarkEnd w:id="96"/>
    </w:p>
    <w:p w14:paraId="62516638" w14:textId="6139A019" w:rsidR="00ED5622" w:rsidRDefault="00ED5622" w:rsidP="00ED5622">
      <w:pPr>
        <w:pStyle w:val="Level2"/>
      </w:pPr>
      <w:bookmarkStart w:id="97" w:name="_Ref_a722375"/>
      <w:r>
        <w:t>The Lender may at any time set off any liability of the Borrower to the Lender against any liability of the Lender to the Borrower, whether either liability is present or future, liquidated or unliquidated, and whether or not either liability arises under this agreement.</w:t>
      </w:r>
      <w:bookmarkEnd w:id="97"/>
    </w:p>
    <w:p w14:paraId="13DDC05C" w14:textId="77777777" w:rsidR="00ED5622" w:rsidRDefault="00ED5622" w:rsidP="00ED5622">
      <w:pPr>
        <w:pStyle w:val="Level1asheadingtext"/>
      </w:pPr>
      <w:bookmarkStart w:id="98" w:name="_Ref_a969789"/>
      <w:bookmarkStart w:id="99" w:name="_Toc135492769"/>
      <w:bookmarkStart w:id="100" w:name="_Toc135492781"/>
      <w:bookmarkStart w:id="101" w:name="_Toc158198344"/>
      <w:r>
        <w:t>Amendments, Waivers and Consents and Remedies</w:t>
      </w:r>
      <w:bookmarkEnd w:id="98"/>
      <w:bookmarkEnd w:id="99"/>
      <w:bookmarkEnd w:id="100"/>
      <w:bookmarkEnd w:id="101"/>
    </w:p>
    <w:p w14:paraId="3D295493" w14:textId="208BFDB5" w:rsidR="00ED5622" w:rsidRDefault="00ED5622" w:rsidP="00ED5622">
      <w:pPr>
        <w:pStyle w:val="Level2"/>
      </w:pPr>
      <w:bookmarkStart w:id="102" w:name="_Ref_a68022"/>
      <w:r>
        <w:t>No amendment of this agreement shall be effective unless it is in writing and signed by, or on behalf of, each party (or its authorised representative).</w:t>
      </w:r>
      <w:bookmarkEnd w:id="102"/>
    </w:p>
    <w:p w14:paraId="759E6C5B" w14:textId="323D0F2C" w:rsidR="00ED5622" w:rsidRDefault="00ED5622" w:rsidP="00ED5622">
      <w:pPr>
        <w:pStyle w:val="Level2"/>
      </w:pPr>
      <w:bookmarkStart w:id="103" w:name="_Ref_a660807"/>
      <w:r>
        <w:t>A waiver of any right or remedy under this agreement or by law, or any consent given under this agreement, is only effective if given in writing by the waiving or consenting party and shall not be deemed a waiver of any subsequent right or remedy. It only applies to the circumstances in relation to which it is given and shall not prevent the party giving it from subsequently relying on the relevant provision.</w:t>
      </w:r>
      <w:bookmarkEnd w:id="103"/>
    </w:p>
    <w:p w14:paraId="59AFE0E8" w14:textId="5D23BC19" w:rsidR="00ED5622" w:rsidRDefault="00ED5622" w:rsidP="00ED5622">
      <w:pPr>
        <w:pStyle w:val="Level2"/>
      </w:pPr>
      <w:bookmarkStart w:id="104" w:name="_Ref_a371854"/>
      <w:r>
        <w:t>A failure by the Lender to exercise, or delay by it in exercising, any right or remedy provided under this agreement or by law shall not constitute a waiver of that or any other right or remedy, prevent or restrict any further exercise of that or any other right or remedy or constitute an election to affirm this agreement</w:t>
      </w:r>
      <w:bookmarkEnd w:id="104"/>
      <w:r w:rsidR="00EC27F7">
        <w:t>.</w:t>
      </w:r>
    </w:p>
    <w:p w14:paraId="02BC5BCC" w14:textId="77777777" w:rsidR="00ED5622" w:rsidRDefault="00ED5622" w:rsidP="00ED5622">
      <w:pPr>
        <w:pStyle w:val="Level1asheadingtext"/>
      </w:pPr>
      <w:bookmarkStart w:id="105" w:name="_Ref_a813975"/>
      <w:bookmarkStart w:id="106" w:name="_Toc135492770"/>
      <w:bookmarkStart w:id="107" w:name="_Toc135492782"/>
      <w:bookmarkStart w:id="108" w:name="_Toc158198345"/>
      <w:r>
        <w:t>Assignment and transfer</w:t>
      </w:r>
      <w:bookmarkEnd w:id="105"/>
      <w:bookmarkEnd w:id="106"/>
      <w:bookmarkEnd w:id="107"/>
      <w:bookmarkEnd w:id="108"/>
    </w:p>
    <w:p w14:paraId="0F1A5137" w14:textId="779BFEE8" w:rsidR="00ED5622" w:rsidRPr="009646A7" w:rsidRDefault="00ED5622" w:rsidP="00ED5622">
      <w:pPr>
        <w:pStyle w:val="Level2"/>
      </w:pPr>
      <w:bookmarkStart w:id="109" w:name="_Ref_a81009"/>
      <w:r>
        <w:t xml:space="preserve">At any time, without the consent of the </w:t>
      </w:r>
      <w:r w:rsidRPr="009646A7">
        <w:t>Borrower, the Lender may assign any of its rights or transfer any of its rights and obligations under this agreement</w:t>
      </w:r>
      <w:r w:rsidR="009646A7">
        <w:t xml:space="preserve"> to a holder of A Shares in the Company, unless otherwise agreed with the Borrower in writing</w:t>
      </w:r>
      <w:r w:rsidRPr="009646A7">
        <w:t>.</w:t>
      </w:r>
      <w:bookmarkEnd w:id="109"/>
    </w:p>
    <w:p w14:paraId="497D2E92" w14:textId="099A2D54" w:rsidR="00ED5622" w:rsidRDefault="00ED5622" w:rsidP="00ED5622">
      <w:pPr>
        <w:pStyle w:val="Level2"/>
      </w:pPr>
      <w:bookmarkStart w:id="110" w:name="_Ref_a465694"/>
      <w:r>
        <w:t>The Borrower may not assign any of its rights or transfer any of its rights or obligations under this agreement or enter into any transaction which would result in any of those rights or obligations passing to another person.</w:t>
      </w:r>
      <w:bookmarkEnd w:id="110"/>
    </w:p>
    <w:p w14:paraId="627071C7" w14:textId="77777777" w:rsidR="00ED5622" w:rsidRDefault="00ED5622" w:rsidP="00ED5622">
      <w:pPr>
        <w:pStyle w:val="Level1asheadingtext"/>
      </w:pPr>
      <w:bookmarkStart w:id="111" w:name="_Ref_a357484"/>
      <w:bookmarkStart w:id="112" w:name="_Toc135492771"/>
      <w:bookmarkStart w:id="113" w:name="_Toc135492783"/>
      <w:bookmarkStart w:id="114" w:name="_Toc158198346"/>
      <w:r>
        <w:t>Counterparts</w:t>
      </w:r>
      <w:bookmarkEnd w:id="111"/>
      <w:bookmarkEnd w:id="112"/>
      <w:bookmarkEnd w:id="113"/>
      <w:bookmarkEnd w:id="114"/>
    </w:p>
    <w:p w14:paraId="0EC9B7DD" w14:textId="77777777" w:rsidR="00ED5622" w:rsidRDefault="00ED5622" w:rsidP="00ED5622">
      <w:pPr>
        <w:pStyle w:val="Level2"/>
      </w:pPr>
      <w:bookmarkStart w:id="115" w:name="_Ref_a336941"/>
      <w:r>
        <w:t>This agreement may be executed in any number of counterparts, each of which when executed and delivered shall constitute a duplicate original, but all the counterparts shall together constitute one agreement.</w:t>
      </w:r>
      <w:bookmarkEnd w:id="115"/>
    </w:p>
    <w:p w14:paraId="2FB515D2" w14:textId="77777777" w:rsidR="00ED5622" w:rsidRDefault="00ED5622" w:rsidP="00ED5622">
      <w:pPr>
        <w:pStyle w:val="Level1asheadingtext"/>
      </w:pPr>
      <w:bookmarkStart w:id="116" w:name="_Ref_a470037"/>
      <w:bookmarkStart w:id="117" w:name="_Toc135492772"/>
      <w:bookmarkStart w:id="118" w:name="_Toc135492784"/>
      <w:bookmarkStart w:id="119" w:name="_Toc158198347"/>
      <w:r>
        <w:t>Third party rights</w:t>
      </w:r>
      <w:bookmarkEnd w:id="116"/>
      <w:bookmarkEnd w:id="117"/>
      <w:bookmarkEnd w:id="118"/>
      <w:bookmarkEnd w:id="119"/>
    </w:p>
    <w:p w14:paraId="5112D42F" w14:textId="77777777" w:rsidR="00ED5622" w:rsidRDefault="00ED5622" w:rsidP="00ED5622">
      <w:pPr>
        <w:pStyle w:val="Level2"/>
      </w:pPr>
      <w:bookmarkStart w:id="120" w:name="_Ref_a449494"/>
      <w:r>
        <w:t>Except as expressly provided in this agreement, a person who is not a party to this agreement has no right under the Contracts (Rights of Third Parties) Act 1999 to enforce, or enjoy the benefit of, any term of this agreement.</w:t>
      </w:r>
      <w:bookmarkEnd w:id="120"/>
    </w:p>
    <w:p w14:paraId="1E3AF9F1" w14:textId="77777777" w:rsidR="00ED5622" w:rsidRDefault="00ED5622" w:rsidP="00ED5622">
      <w:pPr>
        <w:pStyle w:val="Level1asheadingtext"/>
      </w:pPr>
      <w:bookmarkStart w:id="121" w:name="_Ref_a307376"/>
      <w:bookmarkStart w:id="122" w:name="_Toc135492773"/>
      <w:bookmarkStart w:id="123" w:name="_Toc135492785"/>
      <w:bookmarkStart w:id="124" w:name="_Toc158198348"/>
      <w:r>
        <w:t>Notices</w:t>
      </w:r>
      <w:bookmarkEnd w:id="121"/>
      <w:bookmarkEnd w:id="122"/>
      <w:bookmarkEnd w:id="123"/>
      <w:bookmarkEnd w:id="124"/>
    </w:p>
    <w:p w14:paraId="57935F80" w14:textId="15B83A37" w:rsidR="00ED5622" w:rsidRDefault="00ED5622" w:rsidP="00ED5622">
      <w:pPr>
        <w:pStyle w:val="Level2"/>
      </w:pPr>
      <w:bookmarkStart w:id="125" w:name="_Ref_a884459"/>
      <w:r>
        <w:t>Any notice or other communication given to a party under or in connection with, this agreement shall be:</w:t>
      </w:r>
      <w:bookmarkEnd w:id="125"/>
    </w:p>
    <w:p w14:paraId="4BC3A03E" w14:textId="77777777" w:rsidR="00ED5622" w:rsidRDefault="00ED5622" w:rsidP="00ED5622">
      <w:pPr>
        <w:pStyle w:val="Level3"/>
      </w:pPr>
      <w:bookmarkStart w:id="126" w:name="_Ref_a809690"/>
      <w:r>
        <w:t>in writing;</w:t>
      </w:r>
      <w:bookmarkEnd w:id="126"/>
    </w:p>
    <w:p w14:paraId="7F575B70" w14:textId="10DA27CC" w:rsidR="00ED5622" w:rsidRDefault="00ED5622" w:rsidP="00EC27F7">
      <w:pPr>
        <w:pStyle w:val="Level3"/>
      </w:pPr>
      <w:bookmarkStart w:id="127" w:name="_Ref_a453054"/>
      <w:r>
        <w:lastRenderedPageBreak/>
        <w:t xml:space="preserve">delivered by hand, by pre-paid first-class post or other next working day delivery service or sent by </w:t>
      </w:r>
      <w:r w:rsidR="00EC27F7">
        <w:t xml:space="preserve">email to the addresses for the parties set out on page 1 or such other address as notified by one party to the other. </w:t>
      </w:r>
      <w:bookmarkEnd w:id="127"/>
    </w:p>
    <w:p w14:paraId="555BE54D" w14:textId="667B9A5D" w:rsidR="00ED5622" w:rsidRDefault="00ED5622" w:rsidP="00ED5622">
      <w:pPr>
        <w:pStyle w:val="Level2"/>
      </w:pPr>
      <w:bookmarkStart w:id="128" w:name="_Ref_a1057951"/>
      <w:r>
        <w:t xml:space="preserve">Any notice or other communication </w:t>
      </w:r>
      <w:r w:rsidR="00EC27F7">
        <w:t>given</w:t>
      </w:r>
      <w:r>
        <w:t xml:space="preserve"> under or in connection with, </w:t>
      </w:r>
      <w:r w:rsidR="00EC27F7">
        <w:t>t</w:t>
      </w:r>
      <w:r>
        <w:t>his agreement shall be deemed to have been received:</w:t>
      </w:r>
      <w:bookmarkEnd w:id="128"/>
    </w:p>
    <w:p w14:paraId="4178A080" w14:textId="77777777" w:rsidR="00ED5622" w:rsidRDefault="00ED5622" w:rsidP="00ED5622">
      <w:pPr>
        <w:pStyle w:val="Level3"/>
      </w:pPr>
      <w:bookmarkStart w:id="129" w:name="_Ref_a820371"/>
      <w:r>
        <w:t>if delivered by hand, at the time it is left at the relevant address;</w:t>
      </w:r>
      <w:bookmarkEnd w:id="129"/>
    </w:p>
    <w:p w14:paraId="4BB22D0F" w14:textId="77777777" w:rsidR="00ED5622" w:rsidRDefault="00ED5622" w:rsidP="00ED5622">
      <w:pPr>
        <w:pStyle w:val="Level3"/>
      </w:pPr>
      <w:bookmarkStart w:id="130" w:name="_Ref_a1001954"/>
      <w:r>
        <w:t>if posted by pre-paid first-class post or other next working day delivery service, on the second Business Day after posting; and</w:t>
      </w:r>
      <w:bookmarkEnd w:id="130"/>
    </w:p>
    <w:p w14:paraId="0D777B22" w14:textId="3E1F0B4A" w:rsidR="00ED5622" w:rsidRDefault="00ED5622" w:rsidP="00ED5622">
      <w:pPr>
        <w:pStyle w:val="Level3"/>
      </w:pPr>
      <w:bookmarkStart w:id="131" w:name="_Ref_a457206"/>
      <w:r>
        <w:t xml:space="preserve">if sent by </w:t>
      </w:r>
      <w:r w:rsidR="00EC27F7">
        <w:t>email, upon transmission</w:t>
      </w:r>
      <w:r>
        <w:t>.</w:t>
      </w:r>
      <w:bookmarkEnd w:id="131"/>
    </w:p>
    <w:p w14:paraId="3BBB834B" w14:textId="03980E10" w:rsidR="00ED5622" w:rsidRDefault="00ED5622" w:rsidP="00ED5622">
      <w:pPr>
        <w:pStyle w:val="Level2"/>
      </w:pPr>
      <w:bookmarkStart w:id="132" w:name="_Ref_a385531"/>
      <w:r>
        <w:t xml:space="preserve">A notice or other communication given as described in clause </w:t>
      </w:r>
      <w:r w:rsidRPr="0020162C">
        <w:rPr>
          <w:rFonts w:cs="Arial"/>
        </w:rPr>
        <w:fldChar w:fldCharType="begin"/>
      </w:r>
      <w:r w:rsidRPr="0020162C">
        <w:rPr>
          <w:rFonts w:cs="Arial"/>
        </w:rPr>
        <w:instrText>REF _Ref_a820371 \h \w</w:instrText>
      </w:r>
      <w:r w:rsidRPr="0020162C">
        <w:rPr>
          <w:rFonts w:cs="Arial"/>
        </w:rPr>
      </w:r>
      <w:r w:rsidRPr="0020162C">
        <w:rPr>
          <w:rFonts w:cs="Arial"/>
        </w:rPr>
        <w:fldChar w:fldCharType="separate"/>
      </w:r>
      <w:r w:rsidR="0020162C" w:rsidRPr="0020162C">
        <w:rPr>
          <w:rFonts w:cs="Arial"/>
        </w:rPr>
        <w:t>14.2.1</w:t>
      </w:r>
      <w:r w:rsidRPr="0020162C">
        <w:rPr>
          <w:rFonts w:cs="Arial"/>
        </w:rPr>
        <w:fldChar w:fldCharType="end"/>
      </w:r>
      <w:r>
        <w:t xml:space="preserve"> or clause </w:t>
      </w:r>
      <w:r w:rsidRPr="0020162C">
        <w:rPr>
          <w:rFonts w:cs="Arial"/>
        </w:rPr>
        <w:fldChar w:fldCharType="begin"/>
      </w:r>
      <w:r w:rsidRPr="0020162C">
        <w:rPr>
          <w:rFonts w:cs="Arial"/>
        </w:rPr>
        <w:instrText>REF _Ref_a457206 \h \w</w:instrText>
      </w:r>
      <w:r w:rsidRPr="0020162C">
        <w:rPr>
          <w:rFonts w:cs="Arial"/>
        </w:rPr>
      </w:r>
      <w:r w:rsidRPr="0020162C">
        <w:rPr>
          <w:rFonts w:cs="Arial"/>
        </w:rPr>
        <w:fldChar w:fldCharType="separate"/>
      </w:r>
      <w:r w:rsidR="0020162C" w:rsidRPr="0020162C">
        <w:rPr>
          <w:rFonts w:cs="Arial"/>
        </w:rPr>
        <w:t>14.2.3</w:t>
      </w:r>
      <w:r w:rsidRPr="0020162C">
        <w:rPr>
          <w:rFonts w:cs="Arial"/>
        </w:rPr>
        <w:fldChar w:fldCharType="end"/>
      </w:r>
      <w:r>
        <w:t xml:space="preserve"> on a day that is not a Business Day, or after normal business hours, in the place it is received, shall be deemed to have been received on the next Business Day.</w:t>
      </w:r>
      <w:bookmarkEnd w:id="132"/>
    </w:p>
    <w:p w14:paraId="644DF278" w14:textId="77777777" w:rsidR="00ED5622" w:rsidRDefault="00ED5622" w:rsidP="00ED5622">
      <w:pPr>
        <w:pStyle w:val="Level1asheadingtext"/>
      </w:pPr>
      <w:bookmarkStart w:id="133" w:name="_Ref_a1034589"/>
      <w:bookmarkStart w:id="134" w:name="_Toc135492774"/>
      <w:bookmarkStart w:id="135" w:name="_Toc135492786"/>
      <w:bookmarkStart w:id="136" w:name="_Toc158198349"/>
      <w:r>
        <w:t>Governing law and jurisdiction</w:t>
      </w:r>
      <w:bookmarkEnd w:id="133"/>
      <w:bookmarkEnd w:id="134"/>
      <w:bookmarkEnd w:id="135"/>
      <w:bookmarkEnd w:id="136"/>
    </w:p>
    <w:p w14:paraId="1D5BE3B3" w14:textId="77777777" w:rsidR="00ED5622" w:rsidRDefault="00ED5622" w:rsidP="00ED5622">
      <w:pPr>
        <w:pStyle w:val="Level2"/>
      </w:pPr>
      <w:bookmarkStart w:id="137" w:name="_Ref_a404392"/>
      <w:r>
        <w:t>This agreement and any dispute or claim (including non-contractual disputes or claims) arising out of or in connection with it or its subject matter or formation shall be governed by and construed in accordance with the law of England and Wales.</w:t>
      </w:r>
      <w:bookmarkEnd w:id="137"/>
    </w:p>
    <w:p w14:paraId="693B1866" w14:textId="67D993CA" w:rsidR="00ED5622" w:rsidRDefault="00ED5622" w:rsidP="00ED5622">
      <w:pPr>
        <w:pStyle w:val="Level2"/>
      </w:pPr>
      <w:bookmarkStart w:id="138" w:name="_Ref_a532993"/>
      <w:r>
        <w:t>Each party irrevocably agrees that, subject as provided below, the courts of England and Wales shall have exclusive jurisdiction over any dispute or claim (including non-contractual disputes or claims) arising out of or in connection with this agreement or its subject matter or formation.</w:t>
      </w:r>
      <w:bookmarkEnd w:id="138"/>
    </w:p>
    <w:p w14:paraId="4F4B52E8" w14:textId="77777777" w:rsidR="00ED5622" w:rsidRDefault="00ED5622" w:rsidP="00ED5622">
      <w:pPr>
        <w:pStyle w:val="Testimonium"/>
      </w:pPr>
      <w:r w:rsidRPr="00486D55">
        <w:rPr>
          <w:bCs/>
        </w:rPr>
        <w:t>This agreement</w:t>
      </w:r>
      <w:r>
        <w:t xml:space="preserve"> </w:t>
      </w:r>
      <w:r w:rsidRPr="00C23B77">
        <w:t>has been entered into on the date stated at the beginning of it</w:t>
      </w:r>
      <w:r>
        <w:t>.</w:t>
      </w:r>
    </w:p>
    <w:p w14:paraId="4552A062" w14:textId="77777777" w:rsidR="00ED5622" w:rsidRDefault="00ED5622" w:rsidP="00ED5622">
      <w:pPr>
        <w:pStyle w:val="Body"/>
        <w:sectPr w:rsidR="00ED5622" w:rsidSect="00015D49">
          <w:footerReference w:type="default" r:id="rId22"/>
          <w:pgSz w:w="11906" w:h="16838" w:code="9"/>
          <w:pgMar w:top="1559" w:right="1440" w:bottom="1559" w:left="1440" w:header="709" w:footer="709" w:gutter="0"/>
          <w:pgNumType w:start="1"/>
          <w:cols w:space="708"/>
          <w:docGrid w:linePitch="360"/>
        </w:sectPr>
      </w:pPr>
    </w:p>
    <w:tbl>
      <w:tblPr>
        <w:tblW w:w="0" w:type="auto"/>
        <w:tblLook w:val="01E0" w:firstRow="1" w:lastRow="1" w:firstColumn="1" w:lastColumn="1" w:noHBand="0" w:noVBand="0"/>
      </w:tblPr>
      <w:tblGrid>
        <w:gridCol w:w="3619"/>
        <w:gridCol w:w="307"/>
        <w:gridCol w:w="5100"/>
      </w:tblGrid>
      <w:tr w:rsidR="00ED5622" w:rsidRPr="00627487" w14:paraId="3BBC851F" w14:textId="77777777" w:rsidTr="00BC25B1">
        <w:tc>
          <w:tcPr>
            <w:tcW w:w="3699" w:type="dxa"/>
            <w:shd w:val="clear" w:color="auto" w:fill="auto"/>
          </w:tcPr>
          <w:p w14:paraId="132B617E" w14:textId="77777777" w:rsidR="00ED5622" w:rsidRPr="00627487" w:rsidRDefault="00ED5622" w:rsidP="00BC25B1">
            <w:pPr>
              <w:pStyle w:val="BodyTable"/>
            </w:pPr>
            <w:r w:rsidRPr="00627487">
              <w:rPr>
                <w:b/>
              </w:rPr>
              <w:lastRenderedPageBreak/>
              <w:t>Signed</w:t>
            </w:r>
            <w:r>
              <w:t xml:space="preserve"> by</w:t>
            </w:r>
          </w:p>
        </w:tc>
        <w:tc>
          <w:tcPr>
            <w:tcW w:w="308" w:type="dxa"/>
            <w:shd w:val="clear" w:color="auto" w:fill="auto"/>
          </w:tcPr>
          <w:p w14:paraId="0247E98E" w14:textId="77777777" w:rsidR="00ED5622" w:rsidRPr="00627487" w:rsidRDefault="00ED5622" w:rsidP="00BC25B1">
            <w:pPr>
              <w:pStyle w:val="BodyTable"/>
            </w:pPr>
            <w:r w:rsidRPr="00627487">
              <w:t>)</w:t>
            </w:r>
          </w:p>
        </w:tc>
        <w:tc>
          <w:tcPr>
            <w:tcW w:w="5235" w:type="dxa"/>
            <w:shd w:val="clear" w:color="auto" w:fill="auto"/>
          </w:tcPr>
          <w:p w14:paraId="1BD7AAB4" w14:textId="77777777" w:rsidR="00ED5622" w:rsidRPr="00627487" w:rsidRDefault="00ED5622" w:rsidP="00BC25B1">
            <w:pPr>
              <w:pStyle w:val="BodyTable"/>
            </w:pPr>
          </w:p>
        </w:tc>
      </w:tr>
      <w:tr w:rsidR="00ED5622" w:rsidRPr="00627487" w14:paraId="75A42EC7" w14:textId="77777777" w:rsidTr="00BC25B1">
        <w:trPr>
          <w:trHeight w:val="190"/>
        </w:trPr>
        <w:tc>
          <w:tcPr>
            <w:tcW w:w="3699" w:type="dxa"/>
            <w:vMerge w:val="restart"/>
            <w:shd w:val="clear" w:color="auto" w:fill="auto"/>
          </w:tcPr>
          <w:p w14:paraId="4A4BDCEA" w14:textId="77777777" w:rsidR="00ED5622" w:rsidRPr="00627487" w:rsidRDefault="00ED5622" w:rsidP="00BC25B1">
            <w:pPr>
              <w:pStyle w:val="BodyTable"/>
              <w:rPr>
                <w:b/>
              </w:rPr>
            </w:pPr>
            <w:r w:rsidRPr="00627487">
              <w:t>for and on behalf of</w:t>
            </w:r>
            <w:r>
              <w:rPr>
                <w:b/>
              </w:rPr>
              <w:t xml:space="preserve"> </w:t>
            </w:r>
          </w:p>
        </w:tc>
        <w:tc>
          <w:tcPr>
            <w:tcW w:w="308" w:type="dxa"/>
            <w:vMerge w:val="restart"/>
            <w:shd w:val="clear" w:color="auto" w:fill="auto"/>
          </w:tcPr>
          <w:p w14:paraId="5B66D100" w14:textId="77777777" w:rsidR="00ED5622" w:rsidRPr="00627487" w:rsidRDefault="00ED5622" w:rsidP="00BC25B1">
            <w:pPr>
              <w:pStyle w:val="BodyTable"/>
            </w:pPr>
            <w:r w:rsidRPr="00627487">
              <w:t>)</w:t>
            </w:r>
          </w:p>
        </w:tc>
        <w:tc>
          <w:tcPr>
            <w:tcW w:w="5235" w:type="dxa"/>
            <w:tcBorders>
              <w:bottom w:val="dotted" w:sz="4" w:space="0" w:color="auto"/>
            </w:tcBorders>
            <w:shd w:val="clear" w:color="auto" w:fill="auto"/>
          </w:tcPr>
          <w:p w14:paraId="126CDE98" w14:textId="77777777" w:rsidR="00ED5622" w:rsidRPr="00627487" w:rsidRDefault="00ED5622" w:rsidP="00BC25B1">
            <w:pPr>
              <w:pStyle w:val="BodyTable"/>
              <w:spacing w:before="0" w:after="0" w:line="240" w:lineRule="auto"/>
            </w:pPr>
          </w:p>
        </w:tc>
      </w:tr>
      <w:tr w:rsidR="00ED5622" w:rsidRPr="00627487" w14:paraId="0E659B2D" w14:textId="77777777" w:rsidTr="00BC25B1">
        <w:trPr>
          <w:trHeight w:val="190"/>
        </w:trPr>
        <w:tc>
          <w:tcPr>
            <w:tcW w:w="3699" w:type="dxa"/>
            <w:vMerge/>
            <w:shd w:val="clear" w:color="auto" w:fill="auto"/>
          </w:tcPr>
          <w:p w14:paraId="36A38606" w14:textId="77777777" w:rsidR="00ED5622" w:rsidRDefault="00ED5622" w:rsidP="00BC25B1">
            <w:pPr>
              <w:pStyle w:val="BodyTable"/>
              <w:rPr>
                <w:b/>
              </w:rPr>
            </w:pPr>
          </w:p>
        </w:tc>
        <w:tc>
          <w:tcPr>
            <w:tcW w:w="308" w:type="dxa"/>
            <w:vMerge/>
            <w:shd w:val="clear" w:color="auto" w:fill="auto"/>
          </w:tcPr>
          <w:p w14:paraId="3A59663A" w14:textId="77777777" w:rsidR="00ED5622" w:rsidRPr="00627487" w:rsidRDefault="00ED5622" w:rsidP="00BC25B1">
            <w:pPr>
              <w:pStyle w:val="BodyTable"/>
            </w:pPr>
          </w:p>
        </w:tc>
        <w:tc>
          <w:tcPr>
            <w:tcW w:w="5235" w:type="dxa"/>
            <w:tcBorders>
              <w:top w:val="dotted" w:sz="4" w:space="0" w:color="auto"/>
            </w:tcBorders>
            <w:shd w:val="clear" w:color="auto" w:fill="auto"/>
          </w:tcPr>
          <w:p w14:paraId="12B394F1" w14:textId="77777777" w:rsidR="00ED5622" w:rsidRPr="00627487" w:rsidRDefault="00ED5622" w:rsidP="00BC25B1">
            <w:pPr>
              <w:pStyle w:val="BodyTable"/>
              <w:spacing w:before="0" w:after="0" w:line="240" w:lineRule="auto"/>
            </w:pPr>
            <w:r>
              <w:t>Director</w:t>
            </w:r>
          </w:p>
        </w:tc>
      </w:tr>
      <w:tr w:rsidR="00ED5622" w:rsidRPr="00627487" w14:paraId="2C20A68B" w14:textId="77777777" w:rsidTr="00BC25B1">
        <w:tc>
          <w:tcPr>
            <w:tcW w:w="3699" w:type="dxa"/>
            <w:shd w:val="clear" w:color="auto" w:fill="auto"/>
          </w:tcPr>
          <w:p w14:paraId="6AFEB49C" w14:textId="258B6285" w:rsidR="00ED5622" w:rsidRPr="00627487" w:rsidRDefault="00196710" w:rsidP="00BC25B1">
            <w:pPr>
              <w:pStyle w:val="BodyTable"/>
            </w:pPr>
            <w:r>
              <w:rPr>
                <w:b/>
              </w:rPr>
              <w:t>Eris Media Solutions</w:t>
            </w:r>
            <w:r w:rsidR="00EC27F7">
              <w:rPr>
                <w:b/>
              </w:rPr>
              <w:t xml:space="preserve"> Lim</w:t>
            </w:r>
            <w:r w:rsidR="00ED5622" w:rsidRPr="00627487">
              <w:rPr>
                <w:b/>
              </w:rPr>
              <w:t>ited</w:t>
            </w:r>
          </w:p>
        </w:tc>
        <w:tc>
          <w:tcPr>
            <w:tcW w:w="308" w:type="dxa"/>
            <w:shd w:val="clear" w:color="auto" w:fill="auto"/>
          </w:tcPr>
          <w:p w14:paraId="4863A567" w14:textId="77777777" w:rsidR="00ED5622" w:rsidRPr="00627487" w:rsidRDefault="00ED5622" w:rsidP="00BC25B1">
            <w:pPr>
              <w:pStyle w:val="BodyTable"/>
            </w:pPr>
            <w:r w:rsidRPr="00627487">
              <w:t>)</w:t>
            </w:r>
          </w:p>
        </w:tc>
        <w:tc>
          <w:tcPr>
            <w:tcW w:w="5235" w:type="dxa"/>
            <w:shd w:val="clear" w:color="auto" w:fill="auto"/>
          </w:tcPr>
          <w:p w14:paraId="31CD4D71" w14:textId="77777777" w:rsidR="00ED5622" w:rsidRPr="00627487" w:rsidRDefault="00ED5622" w:rsidP="00BC25B1">
            <w:pPr>
              <w:pStyle w:val="BodyTable"/>
            </w:pPr>
          </w:p>
        </w:tc>
      </w:tr>
    </w:tbl>
    <w:p w14:paraId="79D150EF" w14:textId="43D0DB25" w:rsidR="00ED5622" w:rsidRDefault="00ED5622" w:rsidP="00ED5622">
      <w:pPr>
        <w:pStyle w:val="Body"/>
      </w:pPr>
    </w:p>
    <w:p w14:paraId="3E740298" w14:textId="03944722" w:rsidR="00ED5622" w:rsidRDefault="00ED5622" w:rsidP="00ED5622">
      <w:pPr>
        <w:pStyle w:val="Body"/>
      </w:pPr>
    </w:p>
    <w:tbl>
      <w:tblPr>
        <w:tblW w:w="0" w:type="auto"/>
        <w:tblLook w:val="01E0" w:firstRow="1" w:lastRow="1" w:firstColumn="1" w:lastColumn="1" w:noHBand="0" w:noVBand="0"/>
      </w:tblPr>
      <w:tblGrid>
        <w:gridCol w:w="3624"/>
        <w:gridCol w:w="307"/>
        <w:gridCol w:w="5095"/>
      </w:tblGrid>
      <w:tr w:rsidR="00ED5622" w:rsidRPr="00627487" w14:paraId="1983C0C8" w14:textId="77777777" w:rsidTr="00BC25B1">
        <w:tc>
          <w:tcPr>
            <w:tcW w:w="3699" w:type="dxa"/>
            <w:shd w:val="clear" w:color="auto" w:fill="auto"/>
          </w:tcPr>
          <w:p w14:paraId="529117BC" w14:textId="77777777" w:rsidR="00ED5622" w:rsidRPr="00627487" w:rsidRDefault="00ED5622" w:rsidP="00BC25B1">
            <w:pPr>
              <w:pStyle w:val="BodyTable"/>
            </w:pPr>
            <w:r w:rsidRPr="00627487">
              <w:rPr>
                <w:b/>
              </w:rPr>
              <w:t>Signed</w:t>
            </w:r>
            <w:r>
              <w:t xml:space="preserve"> by</w:t>
            </w:r>
          </w:p>
        </w:tc>
        <w:tc>
          <w:tcPr>
            <w:tcW w:w="308" w:type="dxa"/>
            <w:shd w:val="clear" w:color="auto" w:fill="auto"/>
          </w:tcPr>
          <w:p w14:paraId="234864F6" w14:textId="77777777" w:rsidR="00ED5622" w:rsidRPr="00627487" w:rsidRDefault="00ED5622" w:rsidP="00BC25B1">
            <w:pPr>
              <w:pStyle w:val="BodyTable"/>
            </w:pPr>
            <w:r w:rsidRPr="00627487">
              <w:t>)</w:t>
            </w:r>
          </w:p>
        </w:tc>
        <w:tc>
          <w:tcPr>
            <w:tcW w:w="5235" w:type="dxa"/>
            <w:shd w:val="clear" w:color="auto" w:fill="auto"/>
          </w:tcPr>
          <w:p w14:paraId="2B55E6CB" w14:textId="77777777" w:rsidR="00ED5622" w:rsidRPr="00627487" w:rsidRDefault="00ED5622" w:rsidP="00BC25B1">
            <w:pPr>
              <w:pStyle w:val="BodyTable"/>
            </w:pPr>
          </w:p>
        </w:tc>
      </w:tr>
      <w:tr w:rsidR="00ED5622" w:rsidRPr="00627487" w14:paraId="4D27FC48" w14:textId="77777777" w:rsidTr="00BC25B1">
        <w:trPr>
          <w:trHeight w:val="190"/>
        </w:trPr>
        <w:tc>
          <w:tcPr>
            <w:tcW w:w="3699" w:type="dxa"/>
            <w:vMerge w:val="restart"/>
            <w:shd w:val="clear" w:color="auto" w:fill="auto"/>
          </w:tcPr>
          <w:p w14:paraId="6E87739F" w14:textId="24B8421E" w:rsidR="00ED5622" w:rsidRPr="00627487" w:rsidRDefault="00196710" w:rsidP="00BC25B1">
            <w:pPr>
              <w:pStyle w:val="BodyTable"/>
              <w:rPr>
                <w:b/>
              </w:rPr>
            </w:pPr>
            <w:r>
              <w:rPr>
                <w:b/>
              </w:rPr>
              <w:t>Owen Thomas</w:t>
            </w:r>
          </w:p>
        </w:tc>
        <w:tc>
          <w:tcPr>
            <w:tcW w:w="308" w:type="dxa"/>
            <w:vMerge w:val="restart"/>
            <w:shd w:val="clear" w:color="auto" w:fill="auto"/>
          </w:tcPr>
          <w:p w14:paraId="5D6B9917" w14:textId="77777777" w:rsidR="00ED5622" w:rsidRPr="00627487" w:rsidRDefault="00ED5622" w:rsidP="00BC25B1">
            <w:pPr>
              <w:pStyle w:val="BodyTable"/>
            </w:pPr>
            <w:r w:rsidRPr="00627487">
              <w:t>)</w:t>
            </w:r>
          </w:p>
        </w:tc>
        <w:tc>
          <w:tcPr>
            <w:tcW w:w="5235" w:type="dxa"/>
            <w:tcBorders>
              <w:bottom w:val="dotted" w:sz="4" w:space="0" w:color="auto"/>
            </w:tcBorders>
            <w:shd w:val="clear" w:color="auto" w:fill="auto"/>
          </w:tcPr>
          <w:p w14:paraId="03DCEACA" w14:textId="77777777" w:rsidR="00ED5622" w:rsidRPr="00627487" w:rsidRDefault="00ED5622" w:rsidP="00BC25B1">
            <w:pPr>
              <w:pStyle w:val="BodyTable"/>
              <w:spacing w:before="0" w:after="0" w:line="240" w:lineRule="auto"/>
            </w:pPr>
          </w:p>
        </w:tc>
      </w:tr>
      <w:tr w:rsidR="00ED5622" w:rsidRPr="00627487" w14:paraId="1B569C52" w14:textId="77777777" w:rsidTr="00BC25B1">
        <w:trPr>
          <w:trHeight w:val="190"/>
        </w:trPr>
        <w:tc>
          <w:tcPr>
            <w:tcW w:w="3699" w:type="dxa"/>
            <w:vMerge/>
            <w:shd w:val="clear" w:color="auto" w:fill="auto"/>
          </w:tcPr>
          <w:p w14:paraId="12063924" w14:textId="77777777" w:rsidR="00ED5622" w:rsidRDefault="00ED5622" w:rsidP="00BC25B1">
            <w:pPr>
              <w:pStyle w:val="BodyTable"/>
              <w:rPr>
                <w:b/>
              </w:rPr>
            </w:pPr>
          </w:p>
        </w:tc>
        <w:tc>
          <w:tcPr>
            <w:tcW w:w="308" w:type="dxa"/>
            <w:vMerge/>
            <w:shd w:val="clear" w:color="auto" w:fill="auto"/>
          </w:tcPr>
          <w:p w14:paraId="13CACB89" w14:textId="77777777" w:rsidR="00ED5622" w:rsidRPr="00627487" w:rsidRDefault="00ED5622" w:rsidP="00BC25B1">
            <w:pPr>
              <w:pStyle w:val="BodyTable"/>
            </w:pPr>
          </w:p>
        </w:tc>
        <w:tc>
          <w:tcPr>
            <w:tcW w:w="5235" w:type="dxa"/>
            <w:tcBorders>
              <w:top w:val="dotted" w:sz="4" w:space="0" w:color="auto"/>
            </w:tcBorders>
            <w:shd w:val="clear" w:color="auto" w:fill="auto"/>
          </w:tcPr>
          <w:p w14:paraId="65EEF5BF" w14:textId="67CB8B54" w:rsidR="00ED5622" w:rsidRPr="00627487" w:rsidRDefault="00ED5622" w:rsidP="00BC25B1">
            <w:pPr>
              <w:pStyle w:val="BodyTable"/>
              <w:spacing w:before="0" w:after="0" w:line="240" w:lineRule="auto"/>
            </w:pPr>
          </w:p>
        </w:tc>
      </w:tr>
      <w:tr w:rsidR="00ED5622" w:rsidRPr="00627487" w14:paraId="593A3704" w14:textId="77777777" w:rsidTr="00BC25B1">
        <w:tc>
          <w:tcPr>
            <w:tcW w:w="3699" w:type="dxa"/>
            <w:shd w:val="clear" w:color="auto" w:fill="auto"/>
          </w:tcPr>
          <w:p w14:paraId="64B7B9E6" w14:textId="5256D238" w:rsidR="00ED5622" w:rsidRPr="00627487" w:rsidRDefault="00ED5622" w:rsidP="00BC25B1">
            <w:pPr>
              <w:pStyle w:val="BodyTable"/>
            </w:pPr>
          </w:p>
        </w:tc>
        <w:tc>
          <w:tcPr>
            <w:tcW w:w="308" w:type="dxa"/>
            <w:shd w:val="clear" w:color="auto" w:fill="auto"/>
          </w:tcPr>
          <w:p w14:paraId="77638AA9" w14:textId="77777777" w:rsidR="00ED5622" w:rsidRPr="00627487" w:rsidRDefault="00ED5622" w:rsidP="00BC25B1">
            <w:pPr>
              <w:pStyle w:val="BodyTable"/>
            </w:pPr>
            <w:r w:rsidRPr="00627487">
              <w:t>)</w:t>
            </w:r>
          </w:p>
        </w:tc>
        <w:tc>
          <w:tcPr>
            <w:tcW w:w="5235" w:type="dxa"/>
            <w:shd w:val="clear" w:color="auto" w:fill="auto"/>
          </w:tcPr>
          <w:p w14:paraId="40CB7AFE" w14:textId="77777777" w:rsidR="00ED5622" w:rsidRPr="00627487" w:rsidRDefault="00ED5622" w:rsidP="00BC25B1">
            <w:pPr>
              <w:pStyle w:val="BodyTable"/>
            </w:pPr>
          </w:p>
        </w:tc>
      </w:tr>
    </w:tbl>
    <w:p w14:paraId="6A798285" w14:textId="77777777" w:rsidR="00ED5622" w:rsidRDefault="00ED5622" w:rsidP="00ED5622">
      <w:pPr>
        <w:pStyle w:val="Body"/>
      </w:pPr>
    </w:p>
    <w:p w14:paraId="52E844C4" w14:textId="77777777" w:rsidR="005E2DF0" w:rsidRDefault="005E2DF0" w:rsidP="00ED5622">
      <w:pPr>
        <w:pStyle w:val="Body"/>
      </w:pPr>
    </w:p>
    <w:sectPr w:rsidR="005E2DF0" w:rsidSect="00015D49">
      <w:pgSz w:w="11906" w:h="16838" w:code="9"/>
      <w:pgMar w:top="1559" w:right="1440" w:bottom="1559"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Jonathan Saville" w:date="2024-02-09T12:08:00Z" w:initials="JS">
    <w:p w14:paraId="2115AE12" w14:textId="77777777" w:rsidR="00A319D0" w:rsidRDefault="00A319D0" w:rsidP="00A319D0">
      <w:r>
        <w:rPr>
          <w:rStyle w:val="CommentReference"/>
        </w:rPr>
        <w:annotationRef/>
      </w:r>
      <w:r>
        <w:rPr>
          <w:color w:val="000000"/>
        </w:rPr>
        <w:t>the shares being purchased under the loan for OT is 49 for AH is 50 - see clause 3.1 as to why this number is different for each of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15AE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EB2F131" w16cex:dateUtc="2024-02-09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15AE12" w16cid:durableId="3EB2F1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85027" w14:textId="77777777" w:rsidR="00015D49" w:rsidRDefault="00015D49">
      <w:r>
        <w:separator/>
      </w:r>
    </w:p>
  </w:endnote>
  <w:endnote w:type="continuationSeparator" w:id="0">
    <w:p w14:paraId="29A2BFE2" w14:textId="77777777" w:rsidR="00015D49" w:rsidRDefault="00015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3C562" w14:textId="77777777" w:rsidR="000354C9" w:rsidRDefault="00035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7A58" w14:textId="7F53544C" w:rsidR="005E2DF0" w:rsidRDefault="00000000" w:rsidP="002C167D">
    <w:pPr>
      <w:pStyle w:val="Footer"/>
    </w:pPr>
    <w:sdt>
      <w:sdtPr>
        <w:alias w:val="Outline Content"/>
        <w:tag w:val="7BCC0DFACBC84E09ADA676B4FD92738A"/>
        <w:id w:val="-1611353713"/>
        <w:placeholder>
          <w:docPart w:val="89327118679F4F5DBB254730CED827C3"/>
        </w:placeholder>
      </w:sdtPr>
      <w:sdtContent>
        <w:r w:rsidR="00751FB3">
          <w:t>133540348-9</w:t>
        </w:r>
      </w:sdtContent>
    </w:sdt>
    <w:r w:rsidR="00B00F44">
      <w:tab/>
    </w:r>
    <w:r w:rsidR="00B00F44">
      <w:fldChar w:fldCharType="begin"/>
    </w:r>
    <w:r w:rsidR="00B00F44">
      <w:instrText xml:space="preserve"> PAGE   \* MERGEFORMAT </w:instrText>
    </w:r>
    <w:r w:rsidR="00B00F44">
      <w:fldChar w:fldCharType="separate"/>
    </w:r>
    <w:r w:rsidR="00B00F44">
      <w:rPr>
        <w:noProof/>
      </w:rPr>
      <w:t>1</w:t>
    </w:r>
    <w:r w:rsidR="00B00F44">
      <w:rPr>
        <w:noProof/>
      </w:rPr>
      <w:fldChar w:fldCharType="end"/>
    </w:r>
  </w:p>
  <w:p w14:paraId="376E6A45" w14:textId="77777777" w:rsidR="005E2DF0" w:rsidRDefault="005E2DF0" w:rsidP="002C16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Outline Content"/>
      <w:tag w:val="3AEF47A0825D448B89E1F366964E2E5E"/>
      <w:id w:val="-1088460349"/>
      <w:placeholder>
        <w:docPart w:val="80FB39210B6E45D7885CF8B75A973C9F"/>
      </w:placeholder>
    </w:sdtPr>
    <w:sdtContent>
      <w:p w14:paraId="4DA8DB50" w14:textId="0C17AD0E" w:rsidR="00ED5622" w:rsidRDefault="00751FB3" w:rsidP="004A1938">
        <w:pPr>
          <w:pStyle w:val="Footer"/>
        </w:pPr>
        <w:r>
          <w:t>133540348-9</w:t>
        </w:r>
      </w:p>
    </w:sdtContent>
  </w:sdt>
  <w:p w14:paraId="61F26B85" w14:textId="2E5111BB" w:rsidR="00ED5622" w:rsidRPr="009709A8" w:rsidRDefault="00000000" w:rsidP="004A1938">
    <w:pPr>
      <w:pStyle w:val="Footer"/>
    </w:pPr>
    <w:sdt>
      <w:sdtPr>
        <w:alias w:val="Outline Content"/>
        <w:tag w:val="22CB80D6218A4467853A3AF6D1AEA415"/>
        <w:id w:val="1691648256"/>
        <w:placeholder>
          <w:docPart w:val="1D9889FE79DB4F9D996F64BCA052039C"/>
        </w:placeholder>
      </w:sdtPr>
      <w:sdtContent>
        <w:r w:rsidR="00ED5622">
          <w:t xml:space="preserve">Clarke Willmott LLP  </w:t>
        </w:r>
      </w:sdtContent>
    </w:sdt>
    <w:sdt>
      <w:sdtPr>
        <w:alias w:val="Outline Content"/>
        <w:tag w:val="90F2107256B948569090D2FF35FBDFFA"/>
        <w:id w:val="1753940492"/>
        <w:placeholder>
          <w:docPart w:val="19BD73353ADB41A5BDC75A6D5C01F7AE"/>
        </w:placeholder>
      </w:sdtPr>
      <w:sdtContent>
        <w:r w:rsidR="00ED5622">
          <w:t>Burlington House Botleigh Grange Business Park Hedge End Southampton SO30 2AF United Kingdom</w:t>
        </w:r>
      </w:sdtContent>
    </w:sdt>
  </w:p>
  <w:p w14:paraId="2C13B6E4" w14:textId="74397405" w:rsidR="00ED5622" w:rsidRPr="009709A8" w:rsidRDefault="00000000" w:rsidP="004A1938">
    <w:pPr>
      <w:pStyle w:val="Footer"/>
    </w:pPr>
    <w:sdt>
      <w:sdtPr>
        <w:alias w:val="Outline Content"/>
        <w:tag w:val="D417DA389A9247A28B13059ADE428E7E"/>
        <w:id w:val="-697317581"/>
        <w:placeholder>
          <w:docPart w:val="A4CC3ED99B654BEA8170FA5EF12AA238"/>
        </w:placeholder>
      </w:sdtPr>
      <w:sdtContent>
        <w:r w:rsidR="00ED5622">
          <w:t xml:space="preserve">DX: 49665 Southampton 2  </w:t>
        </w:r>
      </w:sdtContent>
    </w:sdt>
    <w:sdt>
      <w:sdtPr>
        <w:alias w:val="Outline Content"/>
        <w:tag w:val="4A4F6DAF2B24465B9667E527D4B23F7F"/>
        <w:id w:val="953674839"/>
        <w:placeholder>
          <w:docPart w:val="8FE30921899B450884AEC95AC421F59E"/>
        </w:placeholder>
      </w:sdtPr>
      <w:sdtContent>
        <w:r w:rsidR="00ED5622">
          <w:t xml:space="preserve">t: 0345 209 1000  </w:t>
        </w:r>
      </w:sdtContent>
    </w:sdt>
    <w:sdt>
      <w:sdtPr>
        <w:alias w:val="Outline Content"/>
        <w:tag w:val="18ED2471A7A24896BF301C311DBACFE4"/>
        <w:id w:val="-779496402"/>
        <w:placeholder>
          <w:docPart w:val="45FBC6D9B35247E5B2299FFE8CCFB163"/>
        </w:placeholder>
      </w:sdtPr>
      <w:sdtContent>
        <w:r w:rsidR="00ED5622">
          <w:t>w: clarkewillmott.com</w:t>
        </w:r>
      </w:sdtContent>
    </w:sdt>
  </w:p>
  <w:sdt>
    <w:sdtPr>
      <w:alias w:val="Outline Content"/>
      <w:tag w:val="F5C4F9DC58B0491EB8F714AEF08817B2"/>
      <w:id w:val="-1842529858"/>
      <w:placeholder>
        <w:docPart w:val="D67A8F928FE842E2B09A4393DB35EF85"/>
      </w:placeholder>
    </w:sdtPr>
    <w:sdtContent>
      <w:p w14:paraId="0B5C200C" w14:textId="4F1D0375" w:rsidR="00ED5622" w:rsidRPr="00216F55" w:rsidRDefault="00ED5622" w:rsidP="004A1938">
        <w:pPr>
          <w:pStyle w:val="Footer"/>
        </w:pPr>
        <w:r>
          <w:t>A limited liability partnership registered in England and Wales with registration number OC344818.  Authorised and regulated by the Solicitors Regulation Authority (SRA Number: 510689), whose rules can be found at http://www.sra.org.uk/handbook/.  Registered office: 1 Georges Square, Bristol, BS1 6BA.  Any reference to a 'partner' is to a member of Clarke Willmott LLP or an employee or consultant who is a lawyer with equivalent standing and qualifications and is not a reference to a partner in a partnership.</w:t>
        </w:r>
      </w:p>
    </w:sdtContent>
  </w:sdt>
  <w:p w14:paraId="10FFE9EA" w14:textId="77777777" w:rsidR="005E2DF0" w:rsidRDefault="005E2D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DC6C" w14:textId="31F63470" w:rsidR="00ED5622" w:rsidRDefault="00000000" w:rsidP="002C167D">
    <w:pPr>
      <w:pStyle w:val="Footer"/>
    </w:pPr>
    <w:sdt>
      <w:sdtPr>
        <w:alias w:val="Outline Content"/>
        <w:tag w:val="7BCC0DFACBC84E09ADA676B4FD92738A"/>
        <w:id w:val="319153231"/>
        <w:placeholder>
          <w:docPart w:val="95EE4B8253DF483A82A5A90095FF4FE9"/>
        </w:placeholder>
      </w:sdtPr>
      <w:sdtContent>
        <w:r w:rsidR="00751FB3">
          <w:t>133540348-9</w:t>
        </w:r>
      </w:sdtContent>
    </w:sdt>
    <w:r w:rsidR="00ED5622">
      <w:tab/>
    </w:r>
  </w:p>
  <w:p w14:paraId="5DA3D201" w14:textId="77777777" w:rsidR="00ED5622" w:rsidRDefault="00ED5622" w:rsidP="002C16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6570" w14:textId="297E530C" w:rsidR="00ED5622" w:rsidRDefault="00000000" w:rsidP="002C167D">
    <w:pPr>
      <w:pStyle w:val="Footer"/>
    </w:pPr>
    <w:sdt>
      <w:sdtPr>
        <w:alias w:val="Outline Content"/>
        <w:tag w:val="7BCC0DFACBC84E09ADA676B4FD92738A"/>
        <w:id w:val="-1722971845"/>
        <w:placeholder>
          <w:docPart w:val="9BFC04C03AF74666A0C4151FA3CCBCDA"/>
        </w:placeholder>
      </w:sdtPr>
      <w:sdtContent>
        <w:r w:rsidR="00751FB3">
          <w:t>133540348-9</w:t>
        </w:r>
      </w:sdtContent>
    </w:sdt>
    <w:r w:rsidR="00ED5622">
      <w:tab/>
    </w:r>
    <w:r w:rsidR="00ED5622">
      <w:fldChar w:fldCharType="begin"/>
    </w:r>
    <w:r w:rsidR="00ED5622">
      <w:instrText xml:space="preserve"> PAGE   \* MERGEFORMAT </w:instrText>
    </w:r>
    <w:r w:rsidR="00ED5622">
      <w:fldChar w:fldCharType="separate"/>
    </w:r>
    <w:r w:rsidR="00ED5622">
      <w:rPr>
        <w:noProof/>
      </w:rPr>
      <w:t>1</w:t>
    </w:r>
    <w:r w:rsidR="00ED5622">
      <w:rPr>
        <w:noProof/>
      </w:rPr>
      <w:fldChar w:fldCharType="end"/>
    </w:r>
  </w:p>
  <w:p w14:paraId="465B5ADF" w14:textId="77777777" w:rsidR="00ED5622" w:rsidRDefault="00ED5622" w:rsidP="002C1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102D7" w14:textId="77777777" w:rsidR="00015D49" w:rsidRDefault="00015D49">
      <w:r>
        <w:separator/>
      </w:r>
    </w:p>
  </w:footnote>
  <w:footnote w:type="continuationSeparator" w:id="0">
    <w:p w14:paraId="44C9E1FB" w14:textId="77777777" w:rsidR="00015D49" w:rsidRDefault="00015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C7F7C" w14:textId="77777777" w:rsidR="000354C9" w:rsidRDefault="000354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8966" w14:textId="77777777" w:rsidR="000354C9" w:rsidRDefault="000354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00" w:type="dxa"/>
      <w:tblLook w:val="04A0" w:firstRow="1" w:lastRow="0" w:firstColumn="1" w:lastColumn="0" w:noHBand="0" w:noVBand="1"/>
    </w:tblPr>
    <w:tblGrid>
      <w:gridCol w:w="9700"/>
    </w:tblGrid>
    <w:tr w:rsidR="00ED5622" w14:paraId="603CEF70" w14:textId="77777777" w:rsidTr="00DB681A">
      <w:trPr>
        <w:trHeight w:hRule="exact" w:val="2203"/>
      </w:trPr>
      <w:sdt>
        <w:sdtPr>
          <w:alias w:val="Outline Content"/>
          <w:tag w:val="C8CDCD539BAD4945A4EAE657F8E1831E"/>
          <w:id w:val="1990209156"/>
          <w:placeholder>
            <w:docPart w:val="A91DA531ADD04A779570936BFD078536"/>
          </w:placeholder>
        </w:sdtPr>
        <w:sdtContent>
          <w:tc>
            <w:tcPr>
              <w:tcW w:w="9700" w:type="dxa"/>
              <w:tcBorders>
                <w:top w:val="nil"/>
                <w:left w:val="nil"/>
                <w:bottom w:val="nil"/>
                <w:right w:val="nil"/>
              </w:tcBorders>
            </w:tcPr>
            <w:p w14:paraId="3675CCC2" w14:textId="633A32B4" w:rsidR="00ED5622" w:rsidRDefault="00ED5622" w:rsidP="00DB681A">
              <w:pPr>
                <w:pStyle w:val="Header"/>
                <w:jc w:val="right"/>
              </w:pPr>
              <w:r w:rsidRPr="00ED5622">
                <w:rPr>
                  <w:noProof/>
                </w:rPr>
                <w:drawing>
                  <wp:inline distT="0" distB="0" distL="0" distR="0" wp14:anchorId="5EE72017" wp14:editId="1C6AB7D0">
                    <wp:extent cx="1192040" cy="612000"/>
                    <wp:effectExtent l="0" t="0" r="8255" b="0"/>
                    <wp:docPr id="1151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1387" name=""/>
                            <pic:cNvPicPr/>
                          </pic:nvPicPr>
                          <pic:blipFill>
                            <a:blip r:embed="rId1">
                              <a:extLst>
                                <a:ext uri="{28A0092B-C50C-407E-A947-70E740481C1C}">
                                  <a14:useLocalDpi xmlns:a14="http://schemas.microsoft.com/office/drawing/2010/main" val="0"/>
                                </a:ext>
                              </a:extLst>
                            </a:blip>
                            <a:stretch>
                              <a:fillRect/>
                            </a:stretch>
                          </pic:blipFill>
                          <pic:spPr>
                            <a:xfrm>
                              <a:off x="0" y="0"/>
                              <a:ext cx="1192040" cy="612000"/>
                            </a:xfrm>
                            <a:prstGeom prst="rect">
                              <a:avLst/>
                            </a:prstGeom>
                          </pic:spPr>
                        </pic:pic>
                      </a:graphicData>
                    </a:graphic>
                  </wp:inline>
                </w:drawing>
              </w:r>
            </w:p>
          </w:tc>
        </w:sdtContent>
      </w:sdt>
    </w:tr>
  </w:tbl>
  <w:p w14:paraId="02C94A4E" w14:textId="77777777" w:rsidR="005E2DF0" w:rsidRDefault="005E2D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638D" w14:textId="77777777" w:rsidR="00ED5622" w:rsidRDefault="00ED5622" w:rsidP="00F16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B09049"/>
    <w:multiLevelType w:val="multilevel"/>
    <w:tmpl w:val="39B053EC"/>
    <w:lvl w:ilvl="0">
      <w:start w:val="1"/>
      <w:numFmt w:val="bullet"/>
      <w:pStyle w:val="Bullet1"/>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pStyle w:val="Bullet7"/>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pStyle w:val="Bullet8"/>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pStyle w:val="Bullet9"/>
      <w:lvlText w:val=""/>
      <w:lvlJc w:val="left"/>
      <w:rPr>
        <w:rFonts w:ascii="Wingdings" w:hAnsi="Wingdings"/>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D8CA3BB2"/>
    <w:multiLevelType w:val="multilevel"/>
    <w:tmpl w:val="F48D51BF"/>
    <w:lvl w:ilvl="0">
      <w:start w:val="1"/>
      <w:numFmt w:val="none"/>
      <w:pStyle w:val="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Sub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7C"/>
    <w:multiLevelType w:val="singleLevel"/>
    <w:tmpl w:val="B91E656C"/>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93A4613E"/>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50BA844E"/>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9C260294"/>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F7F4016C"/>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D7A09B32"/>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7BEA3216"/>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3612BFD2"/>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949E16B6"/>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7B8C3F7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1F70C83"/>
    <w:multiLevelType w:val="multilevel"/>
    <w:tmpl w:val="C8DEA022"/>
    <w:styleLink w:val="PartiesNumbering"/>
    <w:lvl w:ilvl="0">
      <w:start w:val="1"/>
      <w:numFmt w:val="decimal"/>
      <w:pStyle w:val="Parties"/>
      <w:lvlText w:val="(%1)"/>
      <w:lvlJc w:val="left"/>
      <w:pPr>
        <w:tabs>
          <w:tab w:val="num" w:pos="720"/>
        </w:tabs>
        <w:ind w:left="720" w:hanging="720"/>
      </w:pPr>
      <w:rPr>
        <w:rFonts w:hint="default"/>
      </w:rPr>
    </w:lvl>
    <w:lvl w:ilvl="1">
      <w:start w:val="1"/>
      <w:numFmt w:val="upperLetter"/>
      <w:pStyle w:val="Recitals"/>
      <w:lvlText w:val="(%2)"/>
      <w:lvlJc w:val="left"/>
      <w:pPr>
        <w:tabs>
          <w:tab w:val="num" w:pos="720"/>
        </w:tabs>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2D42AA1"/>
    <w:multiLevelType w:val="multilevel"/>
    <w:tmpl w:val="0C00AA3A"/>
    <w:styleLink w:val="AppendixNumbering"/>
    <w:lvl w:ilvl="0">
      <w:start w:val="1"/>
      <w:numFmt w:val="decimal"/>
      <w:pStyle w:val="Appendix"/>
      <w:suff w:val="nothing"/>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A319B1"/>
    <w:multiLevelType w:val="multilevel"/>
    <w:tmpl w:val="C1CE72B4"/>
    <w:name w:val="Appendix"/>
    <w:lvl w:ilvl="0">
      <w:start w:val="1"/>
      <w:numFmt w:val="upperLetter"/>
      <w:suff w:val="nothing"/>
      <w:lvlText w:val="Appendix %1"/>
      <w:lvlJc w:val="left"/>
      <w:pPr>
        <w:ind w:left="0" w:firstLine="0"/>
      </w:pPr>
      <w:rPr>
        <w:rFonts w:ascii="Arial" w:hAnsi="Arial" w:hint="default"/>
        <w:caps w:val="0"/>
        <w:smallCaps w:val="0"/>
        <w:sz w:val="20"/>
      </w:rPr>
    </w:lvl>
    <w:lvl w:ilvl="1">
      <w:start w:val="1"/>
      <w:numFmt w:val="none"/>
      <w:lvlText w:val=""/>
      <w:lvlJc w:val="left"/>
      <w:pPr>
        <w:tabs>
          <w:tab w:val="num" w:pos="1440"/>
        </w:tabs>
        <w:ind w:left="1440" w:hanging="720"/>
      </w:pPr>
      <w:rPr>
        <w:rFonts w:hint="default"/>
      </w:rPr>
    </w:lvl>
    <w:lvl w:ilvl="2">
      <w:start w:val="1"/>
      <w:numFmt w:val="none"/>
      <w:lvlText w:val=""/>
      <w:lvlJc w:val="left"/>
      <w:pPr>
        <w:tabs>
          <w:tab w:val="num" w:pos="2160"/>
        </w:tabs>
        <w:ind w:left="2160" w:hanging="720"/>
      </w:pPr>
      <w:rPr>
        <w:rFonts w:hint="default"/>
      </w:rPr>
    </w:lvl>
    <w:lvl w:ilvl="3">
      <w:start w:val="1"/>
      <w:numFmt w:val="none"/>
      <w:lvlText w:val=""/>
      <w:lvlJc w:val="left"/>
      <w:pPr>
        <w:tabs>
          <w:tab w:val="num" w:pos="2421"/>
        </w:tabs>
        <w:ind w:left="2268" w:hanging="567"/>
      </w:pPr>
      <w:rPr>
        <w:rFonts w:hint="default"/>
      </w:rPr>
    </w:lvl>
    <w:lvl w:ilvl="4">
      <w:start w:val="1"/>
      <w:numFmt w:val="none"/>
      <w:lvlText w:val=""/>
      <w:lvlJc w:val="left"/>
      <w:pPr>
        <w:tabs>
          <w:tab w:val="num" w:pos="2880"/>
        </w:tabs>
        <w:ind w:left="2880" w:hanging="720"/>
      </w:pPr>
      <w:rPr>
        <w:rFonts w:hint="default"/>
      </w:rPr>
    </w:lvl>
    <w:lvl w:ilvl="5">
      <w:start w:val="1"/>
      <w:numFmt w:val="none"/>
      <w:lvlText w:val=""/>
      <w:lvlJc w:val="left"/>
      <w:pPr>
        <w:tabs>
          <w:tab w:val="num" w:pos="3600"/>
        </w:tabs>
        <w:ind w:left="3600" w:hanging="720"/>
      </w:pPr>
      <w:rPr>
        <w:rFonts w:hint="default"/>
      </w:rPr>
    </w:lvl>
    <w:lvl w:ilvl="6">
      <w:start w:val="1"/>
      <w:numFmt w:val="none"/>
      <w:lvlText w:val=""/>
      <w:lvlJc w:val="left"/>
      <w:pPr>
        <w:tabs>
          <w:tab w:val="num" w:pos="4320"/>
        </w:tabs>
        <w:ind w:left="4320" w:hanging="720"/>
      </w:pPr>
      <w:rPr>
        <w:rFonts w:hint="default"/>
      </w:rPr>
    </w:lvl>
    <w:lvl w:ilvl="7">
      <w:start w:val="1"/>
      <w:numFmt w:val="none"/>
      <w:lvlText w:val=""/>
      <w:lvlJc w:val="left"/>
      <w:pPr>
        <w:tabs>
          <w:tab w:val="num" w:pos="5040"/>
        </w:tabs>
        <w:ind w:left="5040" w:hanging="720"/>
      </w:pPr>
      <w:rPr>
        <w:rFonts w:hint="default"/>
      </w:rPr>
    </w:lvl>
    <w:lvl w:ilvl="8">
      <w:start w:val="1"/>
      <w:numFmt w:val="none"/>
      <w:lvlText w:val=""/>
      <w:lvlJc w:val="left"/>
      <w:pPr>
        <w:tabs>
          <w:tab w:val="num" w:pos="5760"/>
        </w:tabs>
        <w:ind w:left="5760" w:hanging="720"/>
      </w:pPr>
      <w:rPr>
        <w:rFonts w:hint="default"/>
      </w:rPr>
    </w:lvl>
  </w:abstractNum>
  <w:abstractNum w:abstractNumId="15" w15:restartNumberingAfterBreak="0">
    <w:nsid w:val="26414AFA"/>
    <w:multiLevelType w:val="multilevel"/>
    <w:tmpl w:val="CBAC2A62"/>
    <w:name w:val="Schedule single"/>
    <w:lvl w:ilvl="0">
      <w:start w:val="1"/>
      <w:numFmt w:val="none"/>
      <w:pStyle w:val="ScheduleSingle"/>
      <w:suff w:val="nothing"/>
      <w:lvlText w:val="Schedule "/>
      <w:lvlJc w:val="left"/>
      <w:pPr>
        <w:ind w:left="0" w:firstLine="0"/>
      </w:pPr>
      <w:rPr>
        <w:rFonts w:ascii="Arial" w:hAnsi="Arial" w:cs="Arial" w:hint="default"/>
        <w:b/>
        <w:bCs/>
        <w:i w:val="0"/>
        <w:caps w:val="0"/>
        <w:sz w:val="20"/>
      </w:rPr>
    </w:lvl>
    <w:lvl w:ilvl="1">
      <w:start w:val="1"/>
      <w:numFmt w:val="none"/>
      <w:lvlText w:val=""/>
      <w:lvlJc w:val="left"/>
      <w:pPr>
        <w:ind w:left="-32767" w:firstLine="0"/>
      </w:pPr>
      <w:rPr>
        <w:rFonts w:hint="default"/>
      </w:rPr>
    </w:lvl>
    <w:lvl w:ilvl="2">
      <w:start w:val="1"/>
      <w:numFmt w:val="none"/>
      <w:lvlText w:val="%3"/>
      <w:lvlJc w:val="left"/>
      <w:pPr>
        <w:ind w:left="-32767" w:firstLine="0"/>
      </w:pPr>
      <w:rPr>
        <w:rFonts w:hint="default"/>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7"/>
      <w:lvlJc w:val="left"/>
      <w:pPr>
        <w:ind w:left="-32767" w:firstLine="0"/>
      </w:pPr>
      <w:rPr>
        <w:rFonts w:hint="default"/>
      </w:rPr>
    </w:lvl>
    <w:lvl w:ilvl="7">
      <w:start w:val="1"/>
      <w:numFmt w:val="none"/>
      <w:lvlText w:val="%8"/>
      <w:lvlJc w:val="left"/>
      <w:pPr>
        <w:ind w:left="-32767" w:firstLine="0"/>
      </w:pPr>
      <w:rPr>
        <w:rFonts w:hint="default"/>
      </w:rPr>
    </w:lvl>
    <w:lvl w:ilvl="8">
      <w:start w:val="1"/>
      <w:numFmt w:val="none"/>
      <w:lvlText w:val=""/>
      <w:lvlJc w:val="left"/>
      <w:pPr>
        <w:ind w:left="-32767" w:firstLine="0"/>
      </w:pPr>
      <w:rPr>
        <w:rFonts w:hint="default"/>
      </w:rPr>
    </w:lvl>
  </w:abstractNum>
  <w:abstractNum w:abstractNumId="16" w15:restartNumberingAfterBreak="0">
    <w:nsid w:val="2D250FFA"/>
    <w:multiLevelType w:val="multilevel"/>
    <w:tmpl w:val="60B80464"/>
    <w:styleLink w:val="PartNumbering"/>
    <w:lvl w:ilvl="0">
      <w:start w:val="1"/>
      <w:numFmt w:val="decimal"/>
      <w:pStyle w:val="Part"/>
      <w:suff w:val="nothing"/>
      <w:lvlText w:val="Part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0D3A9D"/>
    <w:multiLevelType w:val="multilevel"/>
    <w:tmpl w:val="3A3A3EE6"/>
    <w:name w:val="Schedule numbering"/>
    <w:lvl w:ilvl="0">
      <w:start w:val="1"/>
      <w:numFmt w:val="decimal"/>
      <w:pStyle w:val="Sch1Heading"/>
      <w:lvlText w:val="%1"/>
      <w:lvlJc w:val="left"/>
      <w:pPr>
        <w:tabs>
          <w:tab w:val="num" w:pos="709"/>
        </w:tabs>
        <w:ind w:left="709" w:hanging="709"/>
      </w:pPr>
      <w:rPr>
        <w:rFonts w:hint="default"/>
      </w:rPr>
    </w:lvl>
    <w:lvl w:ilvl="1">
      <w:start w:val="1"/>
      <w:numFmt w:val="decimal"/>
      <w:pStyle w:val="Schedule2"/>
      <w:lvlText w:val="%1.%2"/>
      <w:lvlJc w:val="left"/>
      <w:pPr>
        <w:tabs>
          <w:tab w:val="num" w:pos="709"/>
        </w:tabs>
        <w:ind w:left="709" w:hanging="709"/>
      </w:pPr>
      <w:rPr>
        <w:rFonts w:hint="default"/>
      </w:rPr>
    </w:lvl>
    <w:lvl w:ilvl="2">
      <w:start w:val="1"/>
      <w:numFmt w:val="decimal"/>
      <w:pStyle w:val="Schedule3"/>
      <w:lvlText w:val="%1.%2.%3"/>
      <w:lvlJc w:val="left"/>
      <w:pPr>
        <w:tabs>
          <w:tab w:val="num" w:pos="1418"/>
        </w:tabs>
        <w:ind w:left="1418" w:hanging="709"/>
      </w:pPr>
      <w:rPr>
        <w:rFonts w:hint="default"/>
      </w:rPr>
    </w:lvl>
    <w:lvl w:ilvl="3">
      <w:start w:val="1"/>
      <w:numFmt w:val="lowerLetter"/>
      <w:pStyle w:val="Schedule4"/>
      <w:lvlText w:val="(%4)"/>
      <w:lvlJc w:val="left"/>
      <w:pPr>
        <w:tabs>
          <w:tab w:val="num" w:pos="2126"/>
        </w:tabs>
        <w:ind w:left="2126" w:hanging="708"/>
      </w:pPr>
      <w:rPr>
        <w:rFonts w:hint="default"/>
      </w:rPr>
    </w:lvl>
    <w:lvl w:ilvl="4">
      <w:start w:val="1"/>
      <w:numFmt w:val="lowerRoman"/>
      <w:pStyle w:val="Schedule5"/>
      <w:lvlText w:val="(%5)"/>
      <w:lvlJc w:val="left"/>
      <w:pPr>
        <w:tabs>
          <w:tab w:val="num" w:pos="2835"/>
        </w:tabs>
        <w:ind w:left="2835" w:hanging="709"/>
      </w:pPr>
      <w:rPr>
        <w:rFonts w:hint="default"/>
      </w:rPr>
    </w:lvl>
    <w:lvl w:ilvl="5">
      <w:start w:val="1"/>
      <w:numFmt w:val="upperLetter"/>
      <w:pStyle w:val="Schedule6"/>
      <w:lvlText w:val="(%6)"/>
      <w:lvlJc w:val="left"/>
      <w:pPr>
        <w:tabs>
          <w:tab w:val="num" w:pos="3544"/>
        </w:tabs>
        <w:ind w:left="3544" w:hanging="709"/>
      </w:pPr>
      <w:rPr>
        <w:rFonts w:hint="default"/>
      </w:rPr>
    </w:lvl>
    <w:lvl w:ilvl="6">
      <w:start w:val="1"/>
      <w:numFmt w:val="upperRoman"/>
      <w:lvlText w:val="(%7)"/>
      <w:lvlJc w:val="left"/>
      <w:pPr>
        <w:tabs>
          <w:tab w:val="num" w:pos="4253"/>
        </w:tabs>
        <w:ind w:left="4253" w:hanging="709"/>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18" w15:restartNumberingAfterBreak="0">
    <w:nsid w:val="3C9852B0"/>
    <w:multiLevelType w:val="multilevel"/>
    <w:tmpl w:val="E2E63F40"/>
    <w:styleLink w:val="ScheduleNumbering"/>
    <w:lvl w:ilvl="0">
      <w:start w:val="1"/>
      <w:numFmt w:val="decimal"/>
      <w:pStyle w:val="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2474DF7"/>
    <w:multiLevelType w:val="multilevel"/>
    <w:tmpl w:val="C1F6A68E"/>
    <w:name w:val="Parties"/>
    <w:lvl w:ilvl="0">
      <w:start w:val="1"/>
      <w:numFmt w:val="decimal"/>
      <w:pStyle w:val="Parties1"/>
      <w:lvlText w:val="(%1)"/>
      <w:lvlJc w:val="left"/>
      <w:pPr>
        <w:tabs>
          <w:tab w:val="num" w:pos="720"/>
        </w:tabs>
        <w:ind w:left="720" w:hanging="720"/>
      </w:pPr>
      <w:rPr>
        <w:rFonts w:hint="default"/>
      </w:rPr>
    </w:lvl>
    <w:lvl w:ilvl="1">
      <w:start w:val="1"/>
      <w:numFmt w:val="lowerLetter"/>
      <w:pStyle w:val="Parties2"/>
      <w:lvlText w:val="(%2)"/>
      <w:lvlJc w:val="left"/>
      <w:pPr>
        <w:tabs>
          <w:tab w:val="num" w:pos="1440"/>
        </w:tabs>
        <w:ind w:left="1440" w:hanging="720"/>
      </w:pPr>
      <w:rPr>
        <w:rFonts w:hint="default"/>
      </w:rPr>
    </w:lvl>
    <w:lvl w:ilvl="2">
      <w:start w:val="1"/>
      <w:numFmt w:val="none"/>
      <w:lvlText w:val=""/>
      <w:lvlJc w:val="right"/>
      <w:pPr>
        <w:tabs>
          <w:tab w:val="num" w:pos="2160"/>
        </w:tabs>
        <w:ind w:left="2160" w:hanging="180"/>
      </w:pPr>
      <w:rPr>
        <w:rFonts w:hint="default"/>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0" w15:restartNumberingAfterBreak="0">
    <w:nsid w:val="4B3E5F9D"/>
    <w:multiLevelType w:val="multilevel"/>
    <w:tmpl w:val="A9DE4042"/>
    <w:styleLink w:val="ListIndentLevel"/>
    <w:lvl w:ilvl="0">
      <w:start w:val="1"/>
      <w:numFmt w:val="decimal"/>
      <w:pStyle w:val="IndentLevel1"/>
      <w:lvlText w:val="%1"/>
      <w:lvlJc w:val="left"/>
      <w:pPr>
        <w:tabs>
          <w:tab w:val="num" w:pos="709"/>
        </w:tabs>
        <w:ind w:left="709" w:hanging="709"/>
      </w:pPr>
      <w:rPr>
        <w:rFonts w:hint="default"/>
      </w:rPr>
    </w:lvl>
    <w:lvl w:ilvl="1">
      <w:start w:val="1"/>
      <w:numFmt w:val="decimal"/>
      <w:pStyle w:val="IndentLevel2"/>
      <w:lvlText w:val="%1.%2"/>
      <w:lvlJc w:val="left"/>
      <w:pPr>
        <w:tabs>
          <w:tab w:val="num" w:pos="1418"/>
        </w:tabs>
        <w:ind w:left="1418" w:hanging="709"/>
      </w:pPr>
      <w:rPr>
        <w:rFonts w:hint="default"/>
      </w:rPr>
    </w:lvl>
    <w:lvl w:ilvl="2">
      <w:start w:val="1"/>
      <w:numFmt w:val="decimal"/>
      <w:pStyle w:val="IndentLevel3"/>
      <w:lvlText w:val="%1.%2.%3"/>
      <w:lvlJc w:val="left"/>
      <w:pPr>
        <w:tabs>
          <w:tab w:val="num" w:pos="2126"/>
        </w:tabs>
        <w:ind w:left="2126" w:hanging="708"/>
      </w:pPr>
      <w:rPr>
        <w:rFonts w:hint="default"/>
      </w:rPr>
    </w:lvl>
    <w:lvl w:ilvl="3">
      <w:start w:val="1"/>
      <w:numFmt w:val="lowerLetter"/>
      <w:pStyle w:val="IndentLevel4"/>
      <w:lvlText w:val="(%4)"/>
      <w:lvlJc w:val="left"/>
      <w:pPr>
        <w:tabs>
          <w:tab w:val="num" w:pos="2552"/>
        </w:tabs>
        <w:ind w:left="2552" w:hanging="426"/>
      </w:pPr>
      <w:rPr>
        <w:rFonts w:hint="default"/>
      </w:rPr>
    </w:lvl>
    <w:lvl w:ilvl="4">
      <w:start w:val="1"/>
      <w:numFmt w:val="lowerRoman"/>
      <w:pStyle w:val="IndentLevel5"/>
      <w:lvlText w:val="(%5)"/>
      <w:lvlJc w:val="left"/>
      <w:pPr>
        <w:tabs>
          <w:tab w:val="num" w:pos="3260"/>
        </w:tabs>
        <w:ind w:left="3260" w:hanging="70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C9C3049"/>
    <w:multiLevelType w:val="multilevel"/>
    <w:tmpl w:val="23CCC63E"/>
    <w:styleLink w:val="NumberingMain"/>
    <w:lvl w:ilvl="0">
      <w:start w:val="1"/>
      <w:numFmt w:val="decimal"/>
      <w:pStyle w:val="Level1asheadingtext"/>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decimal"/>
      <w:pStyle w:val="Level3"/>
      <w:lvlText w:val="%1.%2.%3"/>
      <w:lvlJc w:val="left"/>
      <w:pPr>
        <w:tabs>
          <w:tab w:val="num" w:pos="1418"/>
        </w:tabs>
        <w:ind w:left="1418" w:hanging="709"/>
      </w:pPr>
      <w:rPr>
        <w:rFonts w:hint="default"/>
      </w:rPr>
    </w:lvl>
    <w:lvl w:ilvl="3">
      <w:start w:val="1"/>
      <w:numFmt w:val="lowerLetter"/>
      <w:pStyle w:val="Level4"/>
      <w:lvlText w:val="(%4)"/>
      <w:lvlJc w:val="left"/>
      <w:pPr>
        <w:tabs>
          <w:tab w:val="num" w:pos="2126"/>
        </w:tabs>
        <w:ind w:left="2126" w:hanging="708"/>
      </w:pPr>
      <w:rPr>
        <w:rFonts w:hint="default"/>
      </w:rPr>
    </w:lvl>
    <w:lvl w:ilvl="4">
      <w:start w:val="1"/>
      <w:numFmt w:val="lowerRoman"/>
      <w:pStyle w:val="Level5"/>
      <w:lvlText w:val="(%5)"/>
      <w:lvlJc w:val="left"/>
      <w:pPr>
        <w:tabs>
          <w:tab w:val="num" w:pos="2835"/>
        </w:tabs>
        <w:ind w:left="2835" w:hanging="709"/>
      </w:pPr>
      <w:rPr>
        <w:rFonts w:hint="default"/>
      </w:rPr>
    </w:lvl>
    <w:lvl w:ilvl="5">
      <w:start w:val="1"/>
      <w:numFmt w:val="none"/>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8950D37"/>
    <w:multiLevelType w:val="multilevel"/>
    <w:tmpl w:val="23CCC63E"/>
    <w:numStyleLink w:val="NumberingMain"/>
  </w:abstractNum>
  <w:abstractNum w:abstractNumId="23" w15:restartNumberingAfterBreak="0">
    <w:nsid w:val="5BDF4A3C"/>
    <w:multiLevelType w:val="multilevel"/>
    <w:tmpl w:val="DDB4D06C"/>
    <w:name w:val="Definition"/>
    <w:lvl w:ilvl="0">
      <w:start w:val="1"/>
      <w:numFmt w:val="none"/>
      <w:pStyle w:val="Definition"/>
      <w:lvlText w:val=""/>
      <w:lvlJc w:val="left"/>
      <w:pPr>
        <w:ind w:left="0" w:firstLine="0"/>
      </w:pPr>
      <w:rPr>
        <w:rFonts w:hint="default"/>
      </w:rPr>
    </w:lvl>
    <w:lvl w:ilvl="1">
      <w:start w:val="1"/>
      <w:numFmt w:val="lowerLetter"/>
      <w:pStyle w:val="Definition1"/>
      <w:lvlText w:val="%1(%2)"/>
      <w:lvlJc w:val="left"/>
      <w:pPr>
        <w:tabs>
          <w:tab w:val="num" w:pos="709"/>
        </w:tabs>
        <w:ind w:left="709" w:hanging="709"/>
      </w:pPr>
      <w:rPr>
        <w:rFonts w:hint="default"/>
      </w:rPr>
    </w:lvl>
    <w:lvl w:ilvl="2">
      <w:start w:val="1"/>
      <w:numFmt w:val="lowerRoman"/>
      <w:pStyle w:val="Definition2"/>
      <w:lvlText w:val="%1(%3)"/>
      <w:lvlJc w:val="left"/>
      <w:pPr>
        <w:tabs>
          <w:tab w:val="num" w:pos="1418"/>
        </w:tabs>
        <w:ind w:left="1418" w:hanging="709"/>
      </w:pPr>
      <w:rPr>
        <w:rFonts w:hint="default"/>
      </w:rPr>
    </w:lvl>
    <w:lvl w:ilvl="3">
      <w:start w:val="1"/>
      <w:numFmt w:val="upperLetter"/>
      <w:pStyle w:val="Definition3"/>
      <w:lvlText w:val="%1(%4)"/>
      <w:lvlJc w:val="left"/>
      <w:pPr>
        <w:tabs>
          <w:tab w:val="num" w:pos="2126"/>
        </w:tabs>
        <w:ind w:left="2126" w:hanging="708"/>
      </w:pPr>
      <w:rPr>
        <w:rFonts w:hint="default"/>
      </w:rPr>
    </w:lvl>
    <w:lvl w:ilvl="4">
      <w:start w:val="1"/>
      <w:numFmt w:val="upperRoman"/>
      <w:pStyle w:val="Definition4"/>
      <w:lvlText w:val="%1(%5)"/>
      <w:lvlJc w:val="left"/>
      <w:pPr>
        <w:tabs>
          <w:tab w:val="num" w:pos="2835"/>
        </w:tabs>
        <w:ind w:left="2835" w:hanging="709"/>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4" w15:restartNumberingAfterBreak="0">
    <w:nsid w:val="5E047A24"/>
    <w:multiLevelType w:val="multilevel"/>
    <w:tmpl w:val="B2C6D6CE"/>
    <w:name w:val="Numbering"/>
    <w:lvl w:ilvl="0">
      <w:start w:val="1"/>
      <w:numFmt w:val="decimal"/>
      <w:lvlText w:val="%1."/>
      <w:lvlJc w:val="left"/>
      <w:pPr>
        <w:tabs>
          <w:tab w:val="num" w:pos="850"/>
        </w:tabs>
        <w:ind w:left="850" w:hanging="850"/>
      </w:pPr>
      <w:rPr>
        <w:rFonts w:hint="default"/>
        <w:b/>
        <w:caps w:val="0"/>
      </w:rPr>
    </w:lvl>
    <w:lvl w:ilvl="1">
      <w:start w:val="1"/>
      <w:numFmt w:val="decimal"/>
      <w:lvlText w:val="%1.%2"/>
      <w:lvlJc w:val="left"/>
      <w:pPr>
        <w:tabs>
          <w:tab w:val="num" w:pos="1701"/>
        </w:tabs>
        <w:ind w:left="1701" w:hanging="850"/>
      </w:pPr>
      <w:rPr>
        <w:rFonts w:hint="default"/>
        <w:caps w:val="0"/>
      </w:rPr>
    </w:lvl>
    <w:lvl w:ilvl="2">
      <w:start w:val="1"/>
      <w:numFmt w:val="lowerLetter"/>
      <w:lvlText w:val="(%3)"/>
      <w:lvlJc w:val="left"/>
      <w:pPr>
        <w:tabs>
          <w:tab w:val="num" w:pos="2268"/>
        </w:tabs>
        <w:ind w:left="2268" w:hanging="567"/>
      </w:pPr>
      <w:rPr>
        <w:rFonts w:hint="default"/>
        <w:caps w:val="0"/>
      </w:rPr>
    </w:lvl>
    <w:lvl w:ilvl="3">
      <w:start w:val="1"/>
      <w:numFmt w:val="lowerRoman"/>
      <w:lvlText w:val="(%4)"/>
      <w:lvlJc w:val="left"/>
      <w:pPr>
        <w:tabs>
          <w:tab w:val="num" w:pos="2835"/>
        </w:tabs>
        <w:ind w:left="2835" w:hanging="567"/>
      </w:pPr>
      <w:rPr>
        <w:rFonts w:hint="default"/>
        <w:caps w:val="0"/>
      </w:rPr>
    </w:lvl>
    <w:lvl w:ilvl="4">
      <w:start w:val="1"/>
      <w:numFmt w:val="upperLetter"/>
      <w:lvlText w:val="(%5)"/>
      <w:lvlJc w:val="left"/>
      <w:pPr>
        <w:tabs>
          <w:tab w:val="num" w:pos="3402"/>
        </w:tabs>
        <w:ind w:left="3402" w:hanging="567"/>
      </w:pPr>
      <w:rPr>
        <w:rFonts w:hint="default"/>
        <w:caps w:val="0"/>
      </w:rPr>
    </w:lvl>
    <w:lvl w:ilvl="5">
      <w:start w:val="1"/>
      <w:numFmt w:val="upperRoman"/>
      <w:lvlText w:val="(%6)"/>
      <w:lvlJc w:val="left"/>
      <w:pPr>
        <w:tabs>
          <w:tab w:val="num" w:pos="3969"/>
        </w:tabs>
        <w:ind w:left="3969" w:hanging="567"/>
      </w:pPr>
      <w:rPr>
        <w:rFonts w:hint="default"/>
        <w:caps w:val="0"/>
      </w:rPr>
    </w:lvl>
    <w:lvl w:ilvl="6">
      <w:start w:val="1"/>
      <w:numFmt w:val="lowerLetter"/>
      <w:lvlText w:val="%7)"/>
      <w:lvlJc w:val="left"/>
      <w:pPr>
        <w:tabs>
          <w:tab w:val="num" w:pos="4536"/>
        </w:tabs>
        <w:ind w:left="4536" w:hanging="567"/>
      </w:pPr>
      <w:rPr>
        <w:rFonts w:hint="default"/>
        <w:caps w:val="0"/>
      </w:rPr>
    </w:lvl>
    <w:lvl w:ilvl="7">
      <w:start w:val="1"/>
      <w:numFmt w:val="lowerRoman"/>
      <w:lvlText w:val="%8)"/>
      <w:lvlJc w:val="left"/>
      <w:pPr>
        <w:tabs>
          <w:tab w:val="num" w:pos="5103"/>
        </w:tabs>
        <w:ind w:left="5103" w:hanging="567"/>
      </w:pPr>
      <w:rPr>
        <w:rFonts w:hint="default"/>
        <w:caps w:val="0"/>
      </w:rPr>
    </w:lvl>
    <w:lvl w:ilvl="8">
      <w:start w:val="1"/>
      <w:numFmt w:val="upperLetter"/>
      <w:lvlText w:val="%9)"/>
      <w:lvlJc w:val="left"/>
      <w:pPr>
        <w:tabs>
          <w:tab w:val="num" w:pos="5670"/>
        </w:tabs>
        <w:ind w:left="5670" w:hanging="567"/>
      </w:pPr>
      <w:rPr>
        <w:rFonts w:hint="default"/>
        <w:caps w:val="0"/>
      </w:rPr>
    </w:lvl>
  </w:abstractNum>
  <w:abstractNum w:abstractNumId="25" w15:restartNumberingAfterBreak="0">
    <w:nsid w:val="66966731"/>
    <w:multiLevelType w:val="multilevel"/>
    <w:tmpl w:val="2222C8C6"/>
    <w:name w:val="Background"/>
    <w:lvl w:ilvl="0">
      <w:start w:val="1"/>
      <w:numFmt w:val="upperLetter"/>
      <w:pStyle w:val="Background1"/>
      <w:lvlText w:val="(%1)"/>
      <w:lvlJc w:val="left"/>
      <w:pPr>
        <w:tabs>
          <w:tab w:val="num" w:pos="720"/>
        </w:tabs>
        <w:ind w:left="720" w:hanging="720"/>
      </w:pPr>
      <w:rPr>
        <w:rFonts w:hint="default"/>
      </w:rPr>
    </w:lvl>
    <w:lvl w:ilvl="1">
      <w:start w:val="1"/>
      <w:numFmt w:val="lowerRoman"/>
      <w:pStyle w:val="Background2"/>
      <w:lvlText w:val="(%2)"/>
      <w:lvlJc w:val="left"/>
      <w:pPr>
        <w:tabs>
          <w:tab w:val="num" w:pos="1440"/>
        </w:tabs>
        <w:ind w:left="1440" w:hanging="720"/>
      </w:pPr>
      <w:rPr>
        <w:rFonts w:hint="default"/>
      </w:rPr>
    </w:lvl>
    <w:lvl w:ilvl="2">
      <w:start w:val="1"/>
      <w:numFmt w:val="none"/>
      <w:lvlText w:val=""/>
      <w:lvlJc w:val="left"/>
      <w:pPr>
        <w:tabs>
          <w:tab w:val="num" w:pos="2160"/>
        </w:tabs>
        <w:ind w:left="2160" w:hanging="720"/>
      </w:pPr>
      <w:rPr>
        <w:rFonts w:hint="default"/>
      </w:rPr>
    </w:lvl>
    <w:lvl w:ilvl="3">
      <w:start w:val="1"/>
      <w:numFmt w:val="none"/>
      <w:lvlText w:val=""/>
      <w:lvlJc w:val="left"/>
      <w:pPr>
        <w:tabs>
          <w:tab w:val="num" w:pos="2421"/>
        </w:tabs>
        <w:ind w:left="2268" w:hanging="567"/>
      </w:pPr>
      <w:rPr>
        <w:rFonts w:hint="default"/>
      </w:rPr>
    </w:lvl>
    <w:lvl w:ilvl="4">
      <w:start w:val="1"/>
      <w:numFmt w:val="none"/>
      <w:lvlText w:val=""/>
      <w:lvlJc w:val="left"/>
      <w:pPr>
        <w:tabs>
          <w:tab w:val="num" w:pos="2880"/>
        </w:tabs>
        <w:ind w:left="2880" w:hanging="720"/>
      </w:pPr>
      <w:rPr>
        <w:rFonts w:hint="default"/>
      </w:rPr>
    </w:lvl>
    <w:lvl w:ilvl="5">
      <w:start w:val="1"/>
      <w:numFmt w:val="none"/>
      <w:lvlText w:val=""/>
      <w:lvlJc w:val="left"/>
      <w:pPr>
        <w:tabs>
          <w:tab w:val="num" w:pos="3600"/>
        </w:tabs>
        <w:ind w:left="3600" w:hanging="720"/>
      </w:pPr>
      <w:rPr>
        <w:rFonts w:hint="default"/>
      </w:rPr>
    </w:lvl>
    <w:lvl w:ilvl="6">
      <w:start w:val="1"/>
      <w:numFmt w:val="none"/>
      <w:lvlText w:val=""/>
      <w:lvlJc w:val="left"/>
      <w:pPr>
        <w:tabs>
          <w:tab w:val="num" w:pos="4320"/>
        </w:tabs>
        <w:ind w:left="4320" w:hanging="720"/>
      </w:pPr>
      <w:rPr>
        <w:rFonts w:hint="default"/>
      </w:rPr>
    </w:lvl>
    <w:lvl w:ilvl="7">
      <w:start w:val="1"/>
      <w:numFmt w:val="none"/>
      <w:lvlText w:val=""/>
      <w:lvlJc w:val="left"/>
      <w:pPr>
        <w:tabs>
          <w:tab w:val="num" w:pos="5040"/>
        </w:tabs>
        <w:ind w:left="5040" w:hanging="720"/>
      </w:pPr>
      <w:rPr>
        <w:rFonts w:hint="default"/>
      </w:rPr>
    </w:lvl>
    <w:lvl w:ilvl="8">
      <w:start w:val="1"/>
      <w:numFmt w:val="none"/>
      <w:lvlText w:val=""/>
      <w:lvlJc w:val="left"/>
      <w:pPr>
        <w:tabs>
          <w:tab w:val="num" w:pos="5760"/>
        </w:tabs>
        <w:ind w:left="5760" w:hanging="720"/>
      </w:pPr>
      <w:rPr>
        <w:rFonts w:hint="default"/>
      </w:rPr>
    </w:lvl>
  </w:abstractNum>
  <w:abstractNum w:abstractNumId="26" w15:restartNumberingAfterBreak="0">
    <w:nsid w:val="6BF90F8F"/>
    <w:multiLevelType w:val="multilevel"/>
    <w:tmpl w:val="D236EC96"/>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418"/>
        </w:tabs>
        <w:ind w:left="1418" w:hanging="709"/>
      </w:pPr>
      <w:rPr>
        <w:rFonts w:hint="default"/>
      </w:rPr>
    </w:lvl>
    <w:lvl w:ilvl="3">
      <w:start w:val="1"/>
      <w:numFmt w:val="lowerLetter"/>
      <w:lvlText w:val="(%4)"/>
      <w:lvlJc w:val="left"/>
      <w:pPr>
        <w:tabs>
          <w:tab w:val="num" w:pos="2126"/>
        </w:tabs>
        <w:ind w:left="2126" w:hanging="708"/>
      </w:pPr>
      <w:rPr>
        <w:rFonts w:hint="default"/>
      </w:rPr>
    </w:lvl>
    <w:lvl w:ilvl="4">
      <w:start w:val="1"/>
      <w:numFmt w:val="lowerRoman"/>
      <w:lvlText w:val="(%5)"/>
      <w:lvlJc w:val="left"/>
      <w:pPr>
        <w:tabs>
          <w:tab w:val="num" w:pos="2835"/>
        </w:tabs>
        <w:ind w:left="2835" w:hanging="709"/>
      </w:pPr>
      <w:rPr>
        <w:rFonts w:hint="default"/>
      </w:rPr>
    </w:lvl>
    <w:lvl w:ilvl="5">
      <w:start w:val="1"/>
      <w:numFmt w:val="upperLetter"/>
      <w:lvlText w:val="(%6)"/>
      <w:lvlJc w:val="left"/>
      <w:pPr>
        <w:tabs>
          <w:tab w:val="num" w:pos="3544"/>
        </w:tabs>
        <w:ind w:left="3544" w:hanging="709"/>
      </w:pPr>
      <w:rPr>
        <w:rFonts w:hint="default"/>
      </w:rPr>
    </w:lvl>
    <w:lvl w:ilvl="6">
      <w:start w:val="1"/>
      <w:numFmt w:val="none"/>
      <w:lvlText w:val=""/>
      <w:lvlJc w:val="left"/>
      <w:pPr>
        <w:tabs>
          <w:tab w:val="num" w:pos="3544"/>
        </w:tabs>
        <w:ind w:left="3544" w:hanging="709"/>
      </w:pPr>
      <w:rPr>
        <w:rFonts w:hint="default"/>
      </w:rPr>
    </w:lvl>
    <w:lvl w:ilvl="7">
      <w:start w:val="1"/>
      <w:numFmt w:val="none"/>
      <w:lvlText w:val=""/>
      <w:lvlJc w:val="left"/>
      <w:pPr>
        <w:tabs>
          <w:tab w:val="num" w:pos="4253"/>
        </w:tabs>
        <w:ind w:left="4253" w:hanging="709"/>
      </w:pPr>
      <w:rPr>
        <w:rFonts w:hint="default"/>
      </w:rPr>
    </w:lvl>
    <w:lvl w:ilvl="8">
      <w:start w:val="1"/>
      <w:numFmt w:val="none"/>
      <w:lvlText w:val=""/>
      <w:lvlJc w:val="left"/>
      <w:pPr>
        <w:tabs>
          <w:tab w:val="num" w:pos="4678"/>
        </w:tabs>
        <w:ind w:left="4678" w:hanging="425"/>
      </w:pPr>
      <w:rPr>
        <w:rFonts w:hint="default"/>
      </w:rPr>
    </w:lvl>
  </w:abstractNum>
  <w:abstractNum w:abstractNumId="27" w15:restartNumberingAfterBreak="0">
    <w:nsid w:val="7B943FBB"/>
    <w:multiLevelType w:val="multilevel"/>
    <w:tmpl w:val="D94E1A94"/>
    <w:name w:val="Defininitions"/>
    <w:lvl w:ilvl="0">
      <w:start w:val="1"/>
      <w:numFmt w:val="lowerLetter"/>
      <w:lvlText w:val="(%1)"/>
      <w:lvlJc w:val="left"/>
      <w:pPr>
        <w:tabs>
          <w:tab w:val="num" w:pos="2268"/>
        </w:tabs>
        <w:ind w:left="2268" w:hanging="567"/>
      </w:pPr>
      <w:rPr>
        <w:rFonts w:hint="default"/>
      </w:rPr>
    </w:lvl>
    <w:lvl w:ilvl="1">
      <w:start w:val="1"/>
      <w:numFmt w:val="lowerRoman"/>
      <w:lvlText w:val="(%2)"/>
      <w:lvlJc w:val="left"/>
      <w:pPr>
        <w:tabs>
          <w:tab w:val="num" w:pos="2835"/>
        </w:tabs>
        <w:ind w:left="2835" w:hanging="567"/>
      </w:pPr>
      <w:rPr>
        <w:rFonts w:hint="default"/>
      </w:rPr>
    </w:lvl>
    <w:lvl w:ilvl="2">
      <w:start w:val="1"/>
      <w:numFmt w:val="upperLetter"/>
      <w:lvlText w:val="(%3)"/>
      <w:lvlJc w:val="left"/>
      <w:pPr>
        <w:tabs>
          <w:tab w:val="num" w:pos="3402"/>
        </w:tabs>
        <w:ind w:left="3402" w:hanging="567"/>
      </w:pPr>
      <w:rPr>
        <w:rFonts w:hint="default"/>
      </w:rPr>
    </w:lvl>
    <w:lvl w:ilvl="3">
      <w:start w:val="1"/>
      <w:numFmt w:val="upperRoman"/>
      <w:lvlText w:val=" (%4)"/>
      <w:lvlJc w:val="left"/>
      <w:pPr>
        <w:tabs>
          <w:tab w:val="num" w:pos="3969"/>
        </w:tabs>
        <w:ind w:left="3969" w:hanging="567"/>
      </w:pPr>
      <w:rPr>
        <w:rFonts w:hint="default"/>
      </w:rPr>
    </w:lvl>
    <w:lvl w:ilvl="4">
      <w:start w:val="1"/>
      <w:numFmt w:val="none"/>
      <w:suff w:val="nothing"/>
      <w:lvlText w:val=""/>
      <w:lvlJc w:val="left"/>
      <w:pPr>
        <w:ind w:left="3600" w:hanging="720"/>
      </w:pPr>
      <w:rPr>
        <w:rFonts w:hint="default"/>
      </w:rPr>
    </w:lvl>
    <w:lvl w:ilvl="5">
      <w:start w:val="1"/>
      <w:numFmt w:val="decimal"/>
      <w:lvlText w:val="%1"/>
      <w:lvlJc w:val="left"/>
      <w:pPr>
        <w:tabs>
          <w:tab w:val="num" w:pos="3960"/>
        </w:tabs>
        <w:ind w:left="3456" w:hanging="936"/>
      </w:pPr>
      <w:rPr>
        <w:rFonts w:hint="default"/>
      </w:rPr>
    </w:lvl>
    <w:lvl w:ilvl="6">
      <w:start w:val="1"/>
      <w:numFmt w:val="decimal"/>
      <w:lvlText w:val="%1"/>
      <w:lvlJc w:val="left"/>
      <w:pPr>
        <w:tabs>
          <w:tab w:val="num" w:pos="4320"/>
        </w:tabs>
        <w:ind w:left="3960" w:hanging="1080"/>
      </w:pPr>
      <w:rPr>
        <w:rFonts w:hint="default"/>
      </w:rPr>
    </w:lvl>
    <w:lvl w:ilvl="7">
      <w:start w:val="1"/>
      <w:numFmt w:val="decimal"/>
      <w:lvlText w:val="%1"/>
      <w:lvlJc w:val="left"/>
      <w:pPr>
        <w:tabs>
          <w:tab w:val="num" w:pos="5040"/>
        </w:tabs>
        <w:ind w:left="4464" w:hanging="1224"/>
      </w:pPr>
      <w:rPr>
        <w:rFonts w:hint="default"/>
      </w:rPr>
    </w:lvl>
    <w:lvl w:ilvl="8">
      <w:start w:val="1"/>
      <w:numFmt w:val="decimal"/>
      <w:lvlText w:val="%1"/>
      <w:lvlJc w:val="left"/>
      <w:pPr>
        <w:tabs>
          <w:tab w:val="num" w:pos="5400"/>
        </w:tabs>
        <w:ind w:left="5040" w:hanging="1440"/>
      </w:pPr>
      <w:rPr>
        <w:rFonts w:hint="default"/>
      </w:rPr>
    </w:lvl>
  </w:abstractNum>
  <w:abstractNum w:abstractNumId="28" w15:restartNumberingAfterBreak="0">
    <w:nsid w:val="7DB56450"/>
    <w:multiLevelType w:val="multilevel"/>
    <w:tmpl w:val="DDB4D06C"/>
    <w:lvl w:ilvl="0">
      <w:start w:val="1"/>
      <w:numFmt w:val="none"/>
      <w:lvlText w:val=""/>
      <w:lvlJc w:val="left"/>
      <w:pPr>
        <w:ind w:left="0" w:firstLine="0"/>
      </w:pPr>
      <w:rPr>
        <w:rFonts w:hint="default"/>
      </w:rPr>
    </w:lvl>
    <w:lvl w:ilvl="1">
      <w:start w:val="1"/>
      <w:numFmt w:val="lowerLetter"/>
      <w:lvlText w:val="%1(%2)"/>
      <w:lvlJc w:val="left"/>
      <w:pPr>
        <w:tabs>
          <w:tab w:val="num" w:pos="709"/>
        </w:tabs>
        <w:ind w:left="709" w:hanging="709"/>
      </w:pPr>
      <w:rPr>
        <w:rFonts w:hint="default"/>
      </w:rPr>
    </w:lvl>
    <w:lvl w:ilvl="2">
      <w:start w:val="1"/>
      <w:numFmt w:val="lowerRoman"/>
      <w:lvlText w:val="%1(%3)"/>
      <w:lvlJc w:val="left"/>
      <w:pPr>
        <w:tabs>
          <w:tab w:val="num" w:pos="1418"/>
        </w:tabs>
        <w:ind w:left="1418" w:hanging="709"/>
      </w:pPr>
      <w:rPr>
        <w:rFonts w:hint="default"/>
      </w:rPr>
    </w:lvl>
    <w:lvl w:ilvl="3">
      <w:start w:val="1"/>
      <w:numFmt w:val="upperLetter"/>
      <w:lvlText w:val="%1(%4)"/>
      <w:lvlJc w:val="left"/>
      <w:pPr>
        <w:tabs>
          <w:tab w:val="num" w:pos="2126"/>
        </w:tabs>
        <w:ind w:left="2126" w:hanging="708"/>
      </w:pPr>
      <w:rPr>
        <w:rFonts w:hint="default"/>
      </w:rPr>
    </w:lvl>
    <w:lvl w:ilvl="4">
      <w:start w:val="1"/>
      <w:numFmt w:val="upperRoman"/>
      <w:lvlText w:val="%1(%5)"/>
      <w:lvlJc w:val="left"/>
      <w:pPr>
        <w:tabs>
          <w:tab w:val="num" w:pos="2835"/>
        </w:tabs>
        <w:ind w:left="2835" w:hanging="709"/>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9" w15:restartNumberingAfterBreak="0">
    <w:nsid w:val="7DB56451"/>
    <w:multiLevelType w:val="multilevel"/>
    <w:tmpl w:val="3A3A3EE6"/>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418"/>
        </w:tabs>
        <w:ind w:left="1418" w:hanging="709"/>
      </w:pPr>
      <w:rPr>
        <w:rFonts w:hint="default"/>
      </w:rPr>
    </w:lvl>
    <w:lvl w:ilvl="3">
      <w:start w:val="1"/>
      <w:numFmt w:val="lowerLetter"/>
      <w:lvlText w:val="(%4)"/>
      <w:lvlJc w:val="left"/>
      <w:pPr>
        <w:tabs>
          <w:tab w:val="num" w:pos="2126"/>
        </w:tabs>
        <w:ind w:left="2126" w:hanging="708"/>
      </w:pPr>
      <w:rPr>
        <w:rFonts w:hint="default"/>
      </w:rPr>
    </w:lvl>
    <w:lvl w:ilvl="4">
      <w:start w:val="1"/>
      <w:numFmt w:val="lowerRoman"/>
      <w:lvlText w:val="(%5)"/>
      <w:lvlJc w:val="left"/>
      <w:pPr>
        <w:tabs>
          <w:tab w:val="num" w:pos="2835"/>
        </w:tabs>
        <w:ind w:left="2835" w:hanging="709"/>
      </w:pPr>
      <w:rPr>
        <w:rFonts w:hint="default"/>
      </w:rPr>
    </w:lvl>
    <w:lvl w:ilvl="5">
      <w:start w:val="1"/>
      <w:numFmt w:val="upperLetter"/>
      <w:lvlText w:val="(%6)"/>
      <w:lvlJc w:val="left"/>
      <w:pPr>
        <w:tabs>
          <w:tab w:val="num" w:pos="3544"/>
        </w:tabs>
        <w:ind w:left="3544" w:hanging="709"/>
      </w:pPr>
      <w:rPr>
        <w:rFonts w:hint="default"/>
      </w:rPr>
    </w:lvl>
    <w:lvl w:ilvl="6">
      <w:start w:val="1"/>
      <w:numFmt w:val="upperRoman"/>
      <w:lvlText w:val="(%7)"/>
      <w:lvlJc w:val="left"/>
      <w:pPr>
        <w:tabs>
          <w:tab w:val="num" w:pos="4253"/>
        </w:tabs>
        <w:ind w:left="4253" w:hanging="709"/>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num w:numId="1" w16cid:durableId="292836311">
    <w:abstractNumId w:val="0"/>
  </w:num>
  <w:num w:numId="2" w16cid:durableId="528181971">
    <w:abstractNumId w:val="21"/>
  </w:num>
  <w:num w:numId="3" w16cid:durableId="2121486875">
    <w:abstractNumId w:val="1"/>
  </w:num>
  <w:num w:numId="4" w16cid:durableId="1392193387">
    <w:abstractNumId w:val="13"/>
  </w:num>
  <w:num w:numId="5" w16cid:durableId="1521697803">
    <w:abstractNumId w:val="13"/>
  </w:num>
  <w:num w:numId="6" w16cid:durableId="1034113710">
    <w:abstractNumId w:val="16"/>
  </w:num>
  <w:num w:numId="7" w16cid:durableId="87892938">
    <w:abstractNumId w:val="16"/>
  </w:num>
  <w:num w:numId="8" w16cid:durableId="1513455243">
    <w:abstractNumId w:val="12"/>
  </w:num>
  <w:num w:numId="9" w16cid:durableId="1772318001">
    <w:abstractNumId w:val="12"/>
  </w:num>
  <w:num w:numId="10" w16cid:durableId="670106249">
    <w:abstractNumId w:val="18"/>
  </w:num>
  <w:num w:numId="11" w16cid:durableId="2058818821">
    <w:abstractNumId w:val="18"/>
  </w:num>
  <w:num w:numId="12" w16cid:durableId="626476154">
    <w:abstractNumId w:val="22"/>
  </w:num>
  <w:num w:numId="13" w16cid:durableId="1545603940">
    <w:abstractNumId w:val="20"/>
  </w:num>
  <w:num w:numId="14" w16cid:durableId="1855652068">
    <w:abstractNumId w:val="11"/>
  </w:num>
  <w:num w:numId="15" w16cid:durableId="1433893714">
    <w:abstractNumId w:val="9"/>
  </w:num>
  <w:num w:numId="16" w16cid:durableId="1882860940">
    <w:abstractNumId w:val="8"/>
  </w:num>
  <w:num w:numId="17" w16cid:durableId="280765987">
    <w:abstractNumId w:val="7"/>
  </w:num>
  <w:num w:numId="18" w16cid:durableId="521556263">
    <w:abstractNumId w:val="6"/>
  </w:num>
  <w:num w:numId="19" w16cid:durableId="2023386919">
    <w:abstractNumId w:val="10"/>
  </w:num>
  <w:num w:numId="20" w16cid:durableId="469444536">
    <w:abstractNumId w:val="5"/>
  </w:num>
  <w:num w:numId="21" w16cid:durableId="1528181594">
    <w:abstractNumId w:val="4"/>
  </w:num>
  <w:num w:numId="22" w16cid:durableId="1743790709">
    <w:abstractNumId w:val="3"/>
  </w:num>
  <w:num w:numId="23" w16cid:durableId="1260143139">
    <w:abstractNumId w:val="2"/>
  </w:num>
  <w:num w:numId="24" w16cid:durableId="103117618">
    <w:abstractNumId w:val="25"/>
  </w:num>
  <w:num w:numId="25" w16cid:durableId="952513400">
    <w:abstractNumId w:val="19"/>
  </w:num>
  <w:num w:numId="26" w16cid:durableId="1353648608">
    <w:abstractNumId w:val="27"/>
  </w:num>
  <w:num w:numId="27" w16cid:durableId="2036227185">
    <w:abstractNumId w:val="24"/>
  </w:num>
  <w:num w:numId="28" w16cid:durableId="541134232">
    <w:abstractNumId w:val="14"/>
  </w:num>
  <w:num w:numId="29" w16cid:durableId="1072509029">
    <w:abstractNumId w:val="15"/>
  </w:num>
  <w:num w:numId="30" w16cid:durableId="1437991099">
    <w:abstractNumId w:val="26"/>
  </w:num>
  <w:num w:numId="31" w16cid:durableId="819810052">
    <w:abstractNumId w:val="17"/>
  </w:num>
  <w:num w:numId="32" w16cid:durableId="552155351">
    <w:abstractNumId w:val="23"/>
  </w:num>
  <w:num w:numId="33" w16cid:durableId="1584408955">
    <w:abstractNumId w:val="28"/>
  </w:num>
  <w:num w:numId="34" w16cid:durableId="397750503">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than Saville">
    <w15:presenceInfo w15:providerId="Windows Live" w15:userId="0f12c7824501e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39"/>
    <w:rsid w:val="000074F4"/>
    <w:rsid w:val="00015D49"/>
    <w:rsid w:val="000354C9"/>
    <w:rsid w:val="0005315F"/>
    <w:rsid w:val="00061DC5"/>
    <w:rsid w:val="000C42B0"/>
    <w:rsid w:val="000E166F"/>
    <w:rsid w:val="000E3C09"/>
    <w:rsid w:val="000E42A1"/>
    <w:rsid w:val="000E66B4"/>
    <w:rsid w:val="00121E64"/>
    <w:rsid w:val="00140599"/>
    <w:rsid w:val="00152AD7"/>
    <w:rsid w:val="001624A9"/>
    <w:rsid w:val="001678AD"/>
    <w:rsid w:val="00175874"/>
    <w:rsid w:val="001876B8"/>
    <w:rsid w:val="00196710"/>
    <w:rsid w:val="001A796A"/>
    <w:rsid w:val="0020162C"/>
    <w:rsid w:val="002B3A60"/>
    <w:rsid w:val="002D1DC3"/>
    <w:rsid w:val="002F053B"/>
    <w:rsid w:val="00301FBB"/>
    <w:rsid w:val="0030351C"/>
    <w:rsid w:val="003173CA"/>
    <w:rsid w:val="003834A0"/>
    <w:rsid w:val="00392B46"/>
    <w:rsid w:val="003A46A1"/>
    <w:rsid w:val="003D5755"/>
    <w:rsid w:val="00474D6B"/>
    <w:rsid w:val="00480019"/>
    <w:rsid w:val="004B37CD"/>
    <w:rsid w:val="004D4BAA"/>
    <w:rsid w:val="004E7FD6"/>
    <w:rsid w:val="004F46B6"/>
    <w:rsid w:val="00540966"/>
    <w:rsid w:val="0054742E"/>
    <w:rsid w:val="00553FCD"/>
    <w:rsid w:val="00564E1E"/>
    <w:rsid w:val="005D0349"/>
    <w:rsid w:val="005E2DF0"/>
    <w:rsid w:val="00623AE9"/>
    <w:rsid w:val="00626507"/>
    <w:rsid w:val="0064390A"/>
    <w:rsid w:val="006538AE"/>
    <w:rsid w:val="0065409B"/>
    <w:rsid w:val="00656E39"/>
    <w:rsid w:val="00682F52"/>
    <w:rsid w:val="006A5388"/>
    <w:rsid w:val="007268B2"/>
    <w:rsid w:val="00751FB3"/>
    <w:rsid w:val="007618D2"/>
    <w:rsid w:val="007969C8"/>
    <w:rsid w:val="008016C8"/>
    <w:rsid w:val="0083132B"/>
    <w:rsid w:val="008367A1"/>
    <w:rsid w:val="008A58FB"/>
    <w:rsid w:val="008B20F2"/>
    <w:rsid w:val="008C018C"/>
    <w:rsid w:val="008C1400"/>
    <w:rsid w:val="008E31C0"/>
    <w:rsid w:val="00934C36"/>
    <w:rsid w:val="009450D6"/>
    <w:rsid w:val="00945BF3"/>
    <w:rsid w:val="009646A7"/>
    <w:rsid w:val="00967475"/>
    <w:rsid w:val="00975CEC"/>
    <w:rsid w:val="009B4E56"/>
    <w:rsid w:val="00A0287D"/>
    <w:rsid w:val="00A17089"/>
    <w:rsid w:val="00A319D0"/>
    <w:rsid w:val="00A36E52"/>
    <w:rsid w:val="00A37780"/>
    <w:rsid w:val="00A77D4B"/>
    <w:rsid w:val="00A82457"/>
    <w:rsid w:val="00AD1422"/>
    <w:rsid w:val="00AD4FF3"/>
    <w:rsid w:val="00AE215E"/>
    <w:rsid w:val="00AF3755"/>
    <w:rsid w:val="00B00F44"/>
    <w:rsid w:val="00B24DA4"/>
    <w:rsid w:val="00B54AB6"/>
    <w:rsid w:val="00B8677A"/>
    <w:rsid w:val="00BA06B8"/>
    <w:rsid w:val="00C26976"/>
    <w:rsid w:val="00C47C0D"/>
    <w:rsid w:val="00C63747"/>
    <w:rsid w:val="00CA6D38"/>
    <w:rsid w:val="00D038F0"/>
    <w:rsid w:val="00D26F76"/>
    <w:rsid w:val="00D43B8B"/>
    <w:rsid w:val="00D54398"/>
    <w:rsid w:val="00D75BBB"/>
    <w:rsid w:val="00D854F2"/>
    <w:rsid w:val="00E61746"/>
    <w:rsid w:val="00E76FFF"/>
    <w:rsid w:val="00E8236A"/>
    <w:rsid w:val="00E90EEF"/>
    <w:rsid w:val="00EC27F7"/>
    <w:rsid w:val="00ED5622"/>
    <w:rsid w:val="00EF108A"/>
    <w:rsid w:val="00F037F7"/>
    <w:rsid w:val="00F413B7"/>
    <w:rsid w:val="00F42694"/>
    <w:rsid w:val="00F531A2"/>
    <w:rsid w:val="00F81786"/>
    <w:rsid w:val="00FB1C1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09E4"/>
  <w15:docId w15:val="{6BC489AA-DE00-4995-9D43-909EB021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22"/>
    <w:pPr>
      <w:adjustRightInd w:val="0"/>
      <w:spacing w:after="0" w:line="240" w:lineRule="auto"/>
    </w:pPr>
  </w:style>
  <w:style w:type="paragraph" w:styleId="Heading1">
    <w:name w:val="heading 1"/>
    <w:basedOn w:val="Normal"/>
    <w:next w:val="Normal"/>
    <w:link w:val="Heading1Char"/>
    <w:uiPriority w:val="9"/>
    <w:semiHidden/>
    <w:qFormat/>
    <w:rsid w:val="00ED5622"/>
    <w:pPr>
      <w:keepNext/>
      <w:keepLines/>
      <w:spacing w:before="48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semiHidden/>
    <w:qFormat/>
    <w:rsid w:val="00ED562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Body"/>
    <w:link w:val="BodyTextChar"/>
    <w:qFormat/>
    <w:rsid w:val="00ED5622"/>
  </w:style>
  <w:style w:type="character" w:customStyle="1" w:styleId="BodyTextChar">
    <w:name w:val="Body Text Char"/>
    <w:basedOn w:val="DefaultParagraphFont"/>
    <w:link w:val="BodyText"/>
    <w:rsid w:val="00ED5622"/>
  </w:style>
  <w:style w:type="character" w:customStyle="1" w:styleId="Heading1Char">
    <w:name w:val="Heading 1 Char"/>
    <w:basedOn w:val="DefaultParagraphFont"/>
    <w:link w:val="Heading1"/>
    <w:uiPriority w:val="9"/>
    <w:semiHidden/>
    <w:rsid w:val="00ED5622"/>
    <w:rPr>
      <w:rFonts w:asciiTheme="majorHAnsi" w:eastAsiaTheme="majorEastAsia" w:hAnsiTheme="majorHAnsi" w:cstheme="majorBidi"/>
      <w:b/>
      <w:bCs/>
      <w:color w:val="365F91" w:themeColor="accent1" w:themeShade="BF"/>
      <w:sz w:val="26"/>
      <w:szCs w:val="28"/>
    </w:rPr>
  </w:style>
  <w:style w:type="paragraph" w:styleId="Header">
    <w:name w:val="header"/>
    <w:basedOn w:val="Normal"/>
    <w:link w:val="HeaderChar"/>
    <w:rsid w:val="00ED5622"/>
    <w:pPr>
      <w:tabs>
        <w:tab w:val="center" w:pos="4160"/>
        <w:tab w:val="right" w:pos="8300"/>
      </w:tabs>
    </w:pPr>
    <w:rPr>
      <w:sz w:val="14"/>
      <w:szCs w:val="16"/>
    </w:rPr>
  </w:style>
  <w:style w:type="character" w:customStyle="1" w:styleId="HeaderChar">
    <w:name w:val="Header Char"/>
    <w:basedOn w:val="DefaultParagraphFont"/>
    <w:link w:val="Header"/>
    <w:rsid w:val="00ED5622"/>
    <w:rPr>
      <w:sz w:val="14"/>
      <w:szCs w:val="16"/>
    </w:rPr>
  </w:style>
  <w:style w:type="paragraph" w:styleId="Footer">
    <w:name w:val="footer"/>
    <w:basedOn w:val="Normal"/>
    <w:link w:val="FooterChar"/>
    <w:rsid w:val="00ED5622"/>
    <w:pPr>
      <w:tabs>
        <w:tab w:val="center" w:pos="4536"/>
      </w:tabs>
    </w:pPr>
    <w:rPr>
      <w:sz w:val="14"/>
      <w:szCs w:val="16"/>
    </w:rPr>
  </w:style>
  <w:style w:type="character" w:customStyle="1" w:styleId="FooterChar">
    <w:name w:val="Footer Char"/>
    <w:basedOn w:val="DefaultParagraphFont"/>
    <w:link w:val="Footer"/>
    <w:rsid w:val="00ED5622"/>
    <w:rPr>
      <w:sz w:val="14"/>
      <w:szCs w:val="16"/>
    </w:rPr>
  </w:style>
  <w:style w:type="paragraph" w:customStyle="1" w:styleId="Body">
    <w:name w:val="Body"/>
    <w:basedOn w:val="Normal"/>
    <w:rsid w:val="00ED5622"/>
    <w:pPr>
      <w:spacing w:after="200" w:line="312" w:lineRule="auto"/>
      <w:jc w:val="both"/>
    </w:pPr>
  </w:style>
  <w:style w:type="paragraph" w:customStyle="1" w:styleId="Appendix">
    <w:name w:val="Appendix"/>
    <w:basedOn w:val="Body"/>
    <w:next w:val="Body"/>
    <w:rsid w:val="00ED5622"/>
    <w:pPr>
      <w:keepNext/>
      <w:keepLines/>
      <w:pageBreakBefore/>
      <w:numPr>
        <w:numId w:val="4"/>
      </w:numPr>
      <w:jc w:val="center"/>
      <w:outlineLvl w:val="0"/>
    </w:pPr>
    <w:rPr>
      <w:b/>
      <w:bCs/>
    </w:rPr>
  </w:style>
  <w:style w:type="paragraph" w:customStyle="1" w:styleId="Body1">
    <w:name w:val="Body 1"/>
    <w:basedOn w:val="Body"/>
    <w:rsid w:val="00ED5622"/>
    <w:pPr>
      <w:ind w:left="709"/>
    </w:pPr>
  </w:style>
  <w:style w:type="paragraph" w:customStyle="1" w:styleId="Body2">
    <w:name w:val="Body 2"/>
    <w:basedOn w:val="Body"/>
    <w:rsid w:val="00ED5622"/>
    <w:pPr>
      <w:ind w:left="1417"/>
    </w:pPr>
  </w:style>
  <w:style w:type="paragraph" w:customStyle="1" w:styleId="Body3">
    <w:name w:val="Body 3"/>
    <w:basedOn w:val="Body"/>
    <w:rsid w:val="00ED5622"/>
    <w:pPr>
      <w:ind w:left="2126"/>
    </w:pPr>
  </w:style>
  <w:style w:type="paragraph" w:customStyle="1" w:styleId="Body4">
    <w:name w:val="Body 4"/>
    <w:basedOn w:val="Body"/>
    <w:rsid w:val="00ED5622"/>
    <w:pPr>
      <w:ind w:left="2835"/>
    </w:pPr>
  </w:style>
  <w:style w:type="paragraph" w:customStyle="1" w:styleId="Body5">
    <w:name w:val="Body 5"/>
    <w:basedOn w:val="Body"/>
    <w:rsid w:val="00ED5622"/>
    <w:pPr>
      <w:ind w:left="3544"/>
    </w:pPr>
  </w:style>
  <w:style w:type="paragraph" w:customStyle="1" w:styleId="BodyTable">
    <w:name w:val="Body Table"/>
    <w:basedOn w:val="Body"/>
    <w:rsid w:val="00ED5622"/>
    <w:pPr>
      <w:spacing w:before="100" w:after="100"/>
    </w:pPr>
  </w:style>
  <w:style w:type="paragraph" w:customStyle="1" w:styleId="Bullet1">
    <w:name w:val="Bullet 1"/>
    <w:basedOn w:val="Body"/>
    <w:rsid w:val="00ED5622"/>
    <w:pPr>
      <w:numPr>
        <w:numId w:val="1"/>
      </w:numPr>
      <w:outlineLvl w:val="0"/>
    </w:pPr>
  </w:style>
  <w:style w:type="paragraph" w:customStyle="1" w:styleId="Bullet2">
    <w:name w:val="Bullet 2"/>
    <w:basedOn w:val="Body"/>
    <w:rsid w:val="00ED5622"/>
    <w:pPr>
      <w:numPr>
        <w:ilvl w:val="1"/>
        <w:numId w:val="1"/>
      </w:numPr>
      <w:outlineLvl w:val="1"/>
    </w:pPr>
  </w:style>
  <w:style w:type="paragraph" w:customStyle="1" w:styleId="Bullet3">
    <w:name w:val="Bullet 3"/>
    <w:basedOn w:val="Body"/>
    <w:rsid w:val="00ED5622"/>
    <w:pPr>
      <w:numPr>
        <w:ilvl w:val="2"/>
        <w:numId w:val="1"/>
      </w:numPr>
      <w:tabs>
        <w:tab w:val="left" w:pos="2126"/>
      </w:tabs>
      <w:ind w:left="2127" w:hanging="709"/>
      <w:outlineLvl w:val="2"/>
    </w:pPr>
  </w:style>
  <w:style w:type="paragraph" w:customStyle="1" w:styleId="Bullet4">
    <w:name w:val="Bullet 4"/>
    <w:basedOn w:val="Body"/>
    <w:rsid w:val="00ED5622"/>
    <w:pPr>
      <w:numPr>
        <w:ilvl w:val="3"/>
        <w:numId w:val="1"/>
      </w:numPr>
      <w:ind w:hanging="709"/>
      <w:outlineLvl w:val="3"/>
    </w:pPr>
  </w:style>
  <w:style w:type="paragraph" w:customStyle="1" w:styleId="Bullet5">
    <w:name w:val="Bullet 5"/>
    <w:basedOn w:val="Body"/>
    <w:rsid w:val="00ED5622"/>
    <w:pPr>
      <w:numPr>
        <w:ilvl w:val="4"/>
        <w:numId w:val="1"/>
      </w:numPr>
      <w:tabs>
        <w:tab w:val="num" w:pos="3544"/>
      </w:tabs>
      <w:ind w:left="3544" w:hanging="709"/>
      <w:outlineLvl w:val="4"/>
    </w:pPr>
  </w:style>
  <w:style w:type="paragraph" w:customStyle="1" w:styleId="Bullet6">
    <w:name w:val="Bullet 6"/>
    <w:basedOn w:val="Body"/>
    <w:rsid w:val="00ED5622"/>
    <w:pPr>
      <w:numPr>
        <w:ilvl w:val="5"/>
        <w:numId w:val="1"/>
      </w:numPr>
      <w:tabs>
        <w:tab w:val="num" w:pos="4253"/>
      </w:tabs>
      <w:ind w:left="4253" w:hanging="709"/>
      <w:outlineLvl w:val="5"/>
    </w:pPr>
  </w:style>
  <w:style w:type="paragraph" w:customStyle="1" w:styleId="Bullet7">
    <w:name w:val="Bullet 7"/>
    <w:basedOn w:val="Body"/>
    <w:rsid w:val="00ED5622"/>
    <w:pPr>
      <w:numPr>
        <w:ilvl w:val="6"/>
        <w:numId w:val="1"/>
      </w:numPr>
      <w:tabs>
        <w:tab w:val="left" w:pos="4961"/>
      </w:tabs>
      <w:ind w:left="4962" w:hanging="709"/>
      <w:outlineLvl w:val="6"/>
    </w:pPr>
  </w:style>
  <w:style w:type="paragraph" w:customStyle="1" w:styleId="Bullet8">
    <w:name w:val="Bullet 8"/>
    <w:basedOn w:val="Body"/>
    <w:rsid w:val="00ED5622"/>
    <w:pPr>
      <w:numPr>
        <w:ilvl w:val="7"/>
        <w:numId w:val="1"/>
      </w:numPr>
      <w:tabs>
        <w:tab w:val="left" w:pos="5670"/>
      </w:tabs>
      <w:ind w:left="5670" w:hanging="709"/>
      <w:outlineLvl w:val="7"/>
    </w:pPr>
  </w:style>
  <w:style w:type="paragraph" w:customStyle="1" w:styleId="Bullet9">
    <w:name w:val="Bullet 9"/>
    <w:basedOn w:val="Body"/>
    <w:rsid w:val="00ED5622"/>
    <w:pPr>
      <w:numPr>
        <w:ilvl w:val="8"/>
        <w:numId w:val="1"/>
      </w:numPr>
      <w:tabs>
        <w:tab w:val="num" w:pos="6379"/>
      </w:tabs>
      <w:ind w:left="6379" w:hanging="709"/>
      <w:outlineLvl w:val="8"/>
    </w:pPr>
  </w:style>
  <w:style w:type="character" w:styleId="EndnoteReference">
    <w:name w:val="endnote reference"/>
    <w:basedOn w:val="DefaultParagraphFont"/>
    <w:semiHidden/>
    <w:rsid w:val="00ED5622"/>
    <w:rPr>
      <w:vertAlign w:val="superscript"/>
    </w:rPr>
  </w:style>
  <w:style w:type="paragraph" w:styleId="EndnoteText">
    <w:name w:val="endnote text"/>
    <w:basedOn w:val="Normal"/>
    <w:link w:val="EndnoteTextChar"/>
    <w:semiHidden/>
    <w:rsid w:val="00ED5622"/>
    <w:pPr>
      <w:spacing w:after="100"/>
    </w:pPr>
  </w:style>
  <w:style w:type="character" w:customStyle="1" w:styleId="EndnoteTextChar">
    <w:name w:val="Endnote Text Char"/>
    <w:basedOn w:val="DefaultParagraphFont"/>
    <w:link w:val="EndnoteText"/>
    <w:semiHidden/>
    <w:rsid w:val="00ED5622"/>
  </w:style>
  <w:style w:type="character" w:styleId="FootnoteReference">
    <w:name w:val="footnote reference"/>
    <w:basedOn w:val="DefaultParagraphFont"/>
    <w:semiHidden/>
    <w:rsid w:val="00ED5622"/>
    <w:rPr>
      <w:vertAlign w:val="superscript"/>
    </w:rPr>
  </w:style>
  <w:style w:type="paragraph" w:styleId="FootnoteText">
    <w:name w:val="footnote text"/>
    <w:basedOn w:val="Normal"/>
    <w:link w:val="FootnoteTextChar"/>
    <w:semiHidden/>
    <w:rsid w:val="00ED5622"/>
    <w:pPr>
      <w:spacing w:after="100"/>
    </w:pPr>
  </w:style>
  <w:style w:type="character" w:customStyle="1" w:styleId="FootnoteTextChar">
    <w:name w:val="Footnote Text Char"/>
    <w:basedOn w:val="DefaultParagraphFont"/>
    <w:link w:val="FootnoteText"/>
    <w:semiHidden/>
    <w:rsid w:val="00ED5622"/>
  </w:style>
  <w:style w:type="paragraph" w:customStyle="1" w:styleId="Heading">
    <w:name w:val="Heading"/>
    <w:basedOn w:val="Body"/>
    <w:next w:val="Body"/>
    <w:rsid w:val="00ED5622"/>
    <w:pPr>
      <w:keepNext/>
      <w:numPr>
        <w:numId w:val="3"/>
      </w:numPr>
      <w:jc w:val="center"/>
      <w:outlineLvl w:val="0"/>
    </w:pPr>
    <w:rPr>
      <w:b/>
      <w:bCs/>
    </w:rPr>
  </w:style>
  <w:style w:type="paragraph" w:customStyle="1" w:styleId="Level1">
    <w:name w:val="Level 1"/>
    <w:basedOn w:val="Level1asheadingtext"/>
    <w:rsid w:val="00ED5622"/>
    <w:pPr>
      <w:keepNext w:val="0"/>
      <w:outlineLvl w:val="9"/>
    </w:pPr>
    <w:rPr>
      <w:b w:val="0"/>
    </w:rPr>
  </w:style>
  <w:style w:type="numbering" w:customStyle="1" w:styleId="NumberingMain">
    <w:name w:val="Numbering Main"/>
    <w:rsid w:val="00ED5622"/>
    <w:pPr>
      <w:numPr>
        <w:numId w:val="2"/>
      </w:numPr>
    </w:pPr>
  </w:style>
  <w:style w:type="paragraph" w:customStyle="1" w:styleId="Level2">
    <w:name w:val="Level 2"/>
    <w:basedOn w:val="Body2"/>
    <w:rsid w:val="00ED5622"/>
    <w:pPr>
      <w:numPr>
        <w:ilvl w:val="1"/>
        <w:numId w:val="12"/>
      </w:numPr>
    </w:pPr>
  </w:style>
  <w:style w:type="paragraph" w:customStyle="1" w:styleId="Level3">
    <w:name w:val="Level 3"/>
    <w:basedOn w:val="Body3"/>
    <w:rsid w:val="00ED5622"/>
    <w:pPr>
      <w:numPr>
        <w:ilvl w:val="2"/>
        <w:numId w:val="12"/>
      </w:numPr>
    </w:pPr>
  </w:style>
  <w:style w:type="paragraph" w:styleId="ListParagraph">
    <w:name w:val="List Paragraph"/>
    <w:basedOn w:val="Normal"/>
    <w:uiPriority w:val="34"/>
    <w:qFormat/>
    <w:rsid w:val="00ED5622"/>
    <w:pPr>
      <w:ind w:left="720"/>
      <w:contextualSpacing/>
    </w:pPr>
  </w:style>
  <w:style w:type="paragraph" w:customStyle="1" w:styleId="Level4">
    <w:name w:val="Level 4"/>
    <w:basedOn w:val="Body4"/>
    <w:rsid w:val="00ED5622"/>
    <w:pPr>
      <w:numPr>
        <w:ilvl w:val="3"/>
        <w:numId w:val="12"/>
      </w:numPr>
      <w:ind w:left="2127" w:hanging="709"/>
    </w:pPr>
  </w:style>
  <w:style w:type="paragraph" w:customStyle="1" w:styleId="Level5">
    <w:name w:val="Level 5"/>
    <w:basedOn w:val="Body5"/>
    <w:rsid w:val="00ED5622"/>
    <w:pPr>
      <w:numPr>
        <w:ilvl w:val="4"/>
        <w:numId w:val="12"/>
      </w:numPr>
    </w:pPr>
  </w:style>
  <w:style w:type="character" w:styleId="PageNumber">
    <w:name w:val="page number"/>
    <w:basedOn w:val="DefaultParagraphFont"/>
    <w:semiHidden/>
    <w:rsid w:val="00ED5622"/>
    <w:rPr>
      <w:rFonts w:ascii="Arial" w:hAnsi="Arial" w:cs="Arial"/>
      <w:sz w:val="20"/>
      <w:szCs w:val="20"/>
    </w:rPr>
  </w:style>
  <w:style w:type="paragraph" w:customStyle="1" w:styleId="Part">
    <w:name w:val="Part"/>
    <w:basedOn w:val="Body"/>
    <w:next w:val="Body"/>
    <w:rsid w:val="00ED5622"/>
    <w:pPr>
      <w:keepNext/>
      <w:keepLines/>
      <w:numPr>
        <w:numId w:val="6"/>
      </w:numPr>
      <w:jc w:val="center"/>
      <w:outlineLvl w:val="0"/>
    </w:pPr>
    <w:rPr>
      <w:b/>
      <w:bCs/>
    </w:rPr>
  </w:style>
  <w:style w:type="paragraph" w:customStyle="1" w:styleId="Parties">
    <w:name w:val="Parties"/>
    <w:basedOn w:val="Body"/>
    <w:rsid w:val="00ED5622"/>
    <w:pPr>
      <w:numPr>
        <w:numId w:val="8"/>
      </w:numPr>
    </w:pPr>
  </w:style>
  <w:style w:type="paragraph" w:customStyle="1" w:styleId="Recitals">
    <w:name w:val="Recitals"/>
    <w:basedOn w:val="Body"/>
    <w:rsid w:val="00ED5622"/>
    <w:pPr>
      <w:numPr>
        <w:ilvl w:val="1"/>
        <w:numId w:val="8"/>
      </w:numPr>
    </w:pPr>
  </w:style>
  <w:style w:type="paragraph" w:customStyle="1" w:styleId="Schedule">
    <w:name w:val="Schedule"/>
    <w:basedOn w:val="Body"/>
    <w:next w:val="Body"/>
    <w:rsid w:val="00ED5622"/>
    <w:pPr>
      <w:keepNext/>
      <w:keepLines/>
      <w:pageBreakBefore/>
      <w:numPr>
        <w:numId w:val="10"/>
      </w:numPr>
      <w:jc w:val="center"/>
      <w:outlineLvl w:val="0"/>
    </w:pPr>
    <w:rPr>
      <w:b/>
      <w:bCs/>
    </w:rPr>
  </w:style>
  <w:style w:type="paragraph" w:customStyle="1" w:styleId="SubHeading">
    <w:name w:val="Sub Heading"/>
    <w:basedOn w:val="Body"/>
    <w:next w:val="Body"/>
    <w:rsid w:val="00ED5622"/>
    <w:pPr>
      <w:keepNext/>
      <w:keepLines/>
      <w:numPr>
        <w:ilvl w:val="1"/>
        <w:numId w:val="3"/>
      </w:numPr>
      <w:jc w:val="center"/>
    </w:pPr>
    <w:rPr>
      <w:b/>
      <w:bCs/>
    </w:rPr>
  </w:style>
  <w:style w:type="paragraph" w:styleId="TOC1">
    <w:name w:val="toc 1"/>
    <w:basedOn w:val="Normal"/>
    <w:next w:val="Normal"/>
    <w:uiPriority w:val="39"/>
    <w:rsid w:val="00ED5622"/>
    <w:pPr>
      <w:tabs>
        <w:tab w:val="right" w:pos="8500"/>
      </w:tabs>
      <w:spacing w:after="200"/>
      <w:ind w:left="510" w:right="851" w:hanging="510"/>
    </w:pPr>
  </w:style>
  <w:style w:type="paragraph" w:styleId="TOC2">
    <w:name w:val="toc 2"/>
    <w:basedOn w:val="TOC1"/>
    <w:next w:val="Normal"/>
    <w:uiPriority w:val="39"/>
    <w:rsid w:val="00ED5622"/>
  </w:style>
  <w:style w:type="paragraph" w:styleId="TOC3">
    <w:name w:val="toc 3"/>
    <w:basedOn w:val="TOC1"/>
    <w:next w:val="Normal"/>
    <w:semiHidden/>
    <w:rsid w:val="00ED5622"/>
    <w:pPr>
      <w:ind w:left="2552"/>
    </w:pPr>
  </w:style>
  <w:style w:type="paragraph" w:styleId="TOC4">
    <w:name w:val="toc 4"/>
    <w:basedOn w:val="TOC1"/>
    <w:next w:val="Normal"/>
    <w:semiHidden/>
    <w:rsid w:val="00ED5622"/>
    <w:pPr>
      <w:ind w:left="0" w:firstLine="0"/>
    </w:pPr>
  </w:style>
  <w:style w:type="paragraph" w:styleId="TOC5">
    <w:name w:val="toc 5"/>
    <w:basedOn w:val="TOC1"/>
    <w:next w:val="Normal"/>
    <w:semiHidden/>
    <w:rsid w:val="00ED5622"/>
    <w:pPr>
      <w:ind w:firstLine="0"/>
    </w:pPr>
  </w:style>
  <w:style w:type="paragraph" w:styleId="TOC6">
    <w:name w:val="toc 6"/>
    <w:basedOn w:val="TOC1"/>
    <w:next w:val="Normal"/>
    <w:semiHidden/>
    <w:rsid w:val="00ED5622"/>
    <w:pPr>
      <w:ind w:left="1701" w:firstLine="0"/>
    </w:pPr>
  </w:style>
  <w:style w:type="paragraph" w:customStyle="1" w:styleId="Level1asheadingtext">
    <w:name w:val="Level 1 as heading (text)"/>
    <w:basedOn w:val="BodyText"/>
    <w:next w:val="Level2"/>
    <w:qFormat/>
    <w:rsid w:val="00ED5622"/>
    <w:pPr>
      <w:keepNext/>
      <w:numPr>
        <w:numId w:val="12"/>
      </w:numPr>
      <w:outlineLvl w:val="0"/>
    </w:pPr>
    <w:rPr>
      <w:b/>
    </w:rPr>
  </w:style>
  <w:style w:type="paragraph" w:customStyle="1" w:styleId="Level2asheadingtext">
    <w:name w:val="Level 2 as heading (text)"/>
    <w:basedOn w:val="Level2"/>
    <w:next w:val="Level3"/>
    <w:qFormat/>
    <w:rsid w:val="00ED5622"/>
    <w:pPr>
      <w:keepNext/>
    </w:pPr>
    <w:rPr>
      <w:b/>
    </w:rPr>
  </w:style>
  <w:style w:type="paragraph" w:customStyle="1" w:styleId="Level3asheadingtext">
    <w:name w:val="Level 3 as heading (text)"/>
    <w:basedOn w:val="Level3"/>
    <w:next w:val="Level4"/>
    <w:qFormat/>
    <w:rsid w:val="00ED5622"/>
    <w:pPr>
      <w:keepNext/>
    </w:pPr>
    <w:rPr>
      <w:b/>
    </w:rPr>
  </w:style>
  <w:style w:type="paragraph" w:customStyle="1" w:styleId="AppendixNoToc">
    <w:name w:val="Appendix No Toc"/>
    <w:basedOn w:val="Appendix"/>
    <w:next w:val="Body"/>
    <w:qFormat/>
    <w:rsid w:val="00ED5622"/>
    <w:pPr>
      <w:outlineLvl w:val="9"/>
    </w:pPr>
  </w:style>
  <w:style w:type="paragraph" w:customStyle="1" w:styleId="PartNoToc">
    <w:name w:val="Part No Toc"/>
    <w:basedOn w:val="Part"/>
    <w:next w:val="Body"/>
    <w:qFormat/>
    <w:rsid w:val="00ED5622"/>
    <w:pPr>
      <w:outlineLvl w:val="9"/>
    </w:pPr>
  </w:style>
  <w:style w:type="paragraph" w:customStyle="1" w:styleId="ScheduleNoToc">
    <w:name w:val="Schedule No Toc"/>
    <w:basedOn w:val="Schedule"/>
    <w:next w:val="Body"/>
    <w:qFormat/>
    <w:rsid w:val="00ED5622"/>
    <w:pPr>
      <w:outlineLvl w:val="9"/>
    </w:pPr>
  </w:style>
  <w:style w:type="paragraph" w:customStyle="1" w:styleId="Level1asheadingtextNoToc">
    <w:name w:val="Level 1 as heading (text) No Toc"/>
    <w:basedOn w:val="Level1asheadingtext"/>
    <w:next w:val="Level2"/>
    <w:qFormat/>
    <w:rsid w:val="00ED5622"/>
    <w:pPr>
      <w:outlineLvl w:val="9"/>
    </w:pPr>
  </w:style>
  <w:style w:type="paragraph" w:customStyle="1" w:styleId="Level2asheadingtextNoToc">
    <w:name w:val="Level 2 as heading (text) No Toc"/>
    <w:basedOn w:val="Level2asheadingtext"/>
    <w:next w:val="Level3"/>
    <w:qFormat/>
    <w:rsid w:val="00ED5622"/>
  </w:style>
  <w:style w:type="numbering" w:customStyle="1" w:styleId="AppendixNumbering">
    <w:name w:val="Appendix Numbering"/>
    <w:uiPriority w:val="99"/>
    <w:rsid w:val="00ED5622"/>
    <w:pPr>
      <w:numPr>
        <w:numId w:val="4"/>
      </w:numPr>
    </w:pPr>
  </w:style>
  <w:style w:type="numbering" w:customStyle="1" w:styleId="PartNumbering">
    <w:name w:val="Part Numbering"/>
    <w:uiPriority w:val="99"/>
    <w:rsid w:val="00ED5622"/>
    <w:pPr>
      <w:numPr>
        <w:numId w:val="6"/>
      </w:numPr>
    </w:pPr>
  </w:style>
  <w:style w:type="numbering" w:customStyle="1" w:styleId="PartiesNumbering">
    <w:name w:val="Parties Numbering"/>
    <w:uiPriority w:val="99"/>
    <w:rsid w:val="00ED5622"/>
    <w:pPr>
      <w:numPr>
        <w:numId w:val="8"/>
      </w:numPr>
    </w:pPr>
  </w:style>
  <w:style w:type="numbering" w:customStyle="1" w:styleId="ScheduleNumbering">
    <w:name w:val="Schedule Numbering"/>
    <w:uiPriority w:val="99"/>
    <w:rsid w:val="00ED5622"/>
    <w:pPr>
      <w:numPr>
        <w:numId w:val="10"/>
      </w:numPr>
    </w:pPr>
  </w:style>
  <w:style w:type="paragraph" w:customStyle="1" w:styleId="HeadingNoToc">
    <w:name w:val="Heading No Toc"/>
    <w:basedOn w:val="Heading"/>
    <w:next w:val="Body"/>
    <w:qFormat/>
    <w:rsid w:val="00ED5622"/>
    <w:pPr>
      <w:outlineLvl w:val="9"/>
    </w:pPr>
  </w:style>
  <w:style w:type="paragraph" w:customStyle="1" w:styleId="IndentLevel1">
    <w:name w:val="Indent Level 1"/>
    <w:basedOn w:val="Body"/>
    <w:qFormat/>
    <w:rsid w:val="00ED5622"/>
    <w:pPr>
      <w:numPr>
        <w:numId w:val="13"/>
      </w:numPr>
    </w:pPr>
  </w:style>
  <w:style w:type="paragraph" w:customStyle="1" w:styleId="IndentLevel2">
    <w:name w:val="Indent Level 2"/>
    <w:basedOn w:val="Body"/>
    <w:qFormat/>
    <w:rsid w:val="00ED5622"/>
    <w:pPr>
      <w:numPr>
        <w:ilvl w:val="1"/>
        <w:numId w:val="13"/>
      </w:numPr>
    </w:pPr>
  </w:style>
  <w:style w:type="paragraph" w:customStyle="1" w:styleId="IndentLevel3">
    <w:name w:val="Indent Level 3"/>
    <w:basedOn w:val="Body"/>
    <w:qFormat/>
    <w:rsid w:val="00ED5622"/>
    <w:pPr>
      <w:numPr>
        <w:ilvl w:val="2"/>
        <w:numId w:val="13"/>
      </w:numPr>
    </w:pPr>
  </w:style>
  <w:style w:type="paragraph" w:customStyle="1" w:styleId="IndentLevel4">
    <w:name w:val="Indent Level 4"/>
    <w:basedOn w:val="Body"/>
    <w:qFormat/>
    <w:rsid w:val="00ED5622"/>
    <w:pPr>
      <w:numPr>
        <w:ilvl w:val="3"/>
        <w:numId w:val="13"/>
      </w:numPr>
      <w:tabs>
        <w:tab w:val="clear" w:pos="2552"/>
        <w:tab w:val="num" w:pos="2126"/>
      </w:tabs>
      <w:ind w:left="2835" w:hanging="709"/>
    </w:pPr>
  </w:style>
  <w:style w:type="paragraph" w:customStyle="1" w:styleId="IndentLevel5">
    <w:name w:val="Indent Level 5"/>
    <w:basedOn w:val="Body"/>
    <w:qFormat/>
    <w:rsid w:val="00ED5622"/>
    <w:pPr>
      <w:numPr>
        <w:ilvl w:val="4"/>
        <w:numId w:val="13"/>
      </w:numPr>
      <w:tabs>
        <w:tab w:val="clear" w:pos="3260"/>
        <w:tab w:val="num" w:pos="3544"/>
      </w:tabs>
      <w:ind w:left="3544" w:hanging="709"/>
    </w:pPr>
  </w:style>
  <w:style w:type="numbering" w:customStyle="1" w:styleId="ListIndentLevel">
    <w:name w:val="List Indent Level"/>
    <w:uiPriority w:val="99"/>
    <w:rsid w:val="00ED5622"/>
    <w:pPr>
      <w:numPr>
        <w:numId w:val="13"/>
      </w:numPr>
    </w:pPr>
  </w:style>
  <w:style w:type="character" w:styleId="PlaceholderText">
    <w:name w:val="Placeholder Text"/>
    <w:basedOn w:val="DefaultParagraphFont"/>
    <w:uiPriority w:val="99"/>
    <w:rsid w:val="00ED5622"/>
    <w:rPr>
      <w:color w:val="808080"/>
    </w:rPr>
  </w:style>
  <w:style w:type="paragraph" w:styleId="BalloonText">
    <w:name w:val="Balloon Text"/>
    <w:basedOn w:val="Normal"/>
    <w:link w:val="BalloonTextChar"/>
    <w:uiPriority w:val="99"/>
    <w:semiHidden/>
    <w:unhideWhenUsed/>
    <w:rsid w:val="00ED5622"/>
    <w:rPr>
      <w:rFonts w:ascii="Tahoma" w:hAnsi="Tahoma" w:cs="Tahoma"/>
      <w:sz w:val="16"/>
      <w:szCs w:val="16"/>
    </w:rPr>
  </w:style>
  <w:style w:type="character" w:customStyle="1" w:styleId="BalloonTextChar">
    <w:name w:val="Balloon Text Char"/>
    <w:basedOn w:val="DefaultParagraphFont"/>
    <w:link w:val="BalloonText"/>
    <w:uiPriority w:val="99"/>
    <w:semiHidden/>
    <w:rsid w:val="00ED5622"/>
    <w:rPr>
      <w:rFonts w:ascii="Tahoma" w:hAnsi="Tahoma" w:cs="Tahoma"/>
      <w:sz w:val="16"/>
      <w:szCs w:val="16"/>
    </w:rPr>
  </w:style>
  <w:style w:type="paragraph" w:customStyle="1" w:styleId="893D0A6FA8714AADA3AA2899866ACF63">
    <w:name w:val="893D0A6FA8714AADA3AA2899866ACF63"/>
    <w:rsid w:val="00ED5622"/>
    <w:rPr>
      <w:rFonts w:asciiTheme="minorHAnsi" w:eastAsiaTheme="minorEastAsia" w:hAnsiTheme="minorHAnsi"/>
      <w:sz w:val="22"/>
      <w:szCs w:val="22"/>
      <w:lang w:eastAsia="en-GB"/>
    </w:rPr>
  </w:style>
  <w:style w:type="paragraph" w:styleId="TOCHeading">
    <w:name w:val="TOC Heading"/>
    <w:basedOn w:val="Heading1"/>
    <w:next w:val="Normal"/>
    <w:autoRedefine/>
    <w:uiPriority w:val="39"/>
    <w:unhideWhenUsed/>
    <w:qFormat/>
    <w:rsid w:val="00ED5622"/>
    <w:pPr>
      <w:adjustRightInd/>
      <w:spacing w:before="0" w:line="276" w:lineRule="auto"/>
      <w:jc w:val="center"/>
      <w:outlineLvl w:val="9"/>
    </w:pPr>
    <w:rPr>
      <w:color w:val="auto"/>
      <w:sz w:val="20"/>
      <w:lang w:val="en-US" w:eastAsia="ja-JP"/>
    </w:rPr>
  </w:style>
  <w:style w:type="character" w:styleId="Hyperlink">
    <w:name w:val="Hyperlink"/>
    <w:basedOn w:val="DefaultParagraphFont"/>
    <w:uiPriority w:val="99"/>
    <w:unhideWhenUsed/>
    <w:rsid w:val="00ED5622"/>
    <w:rPr>
      <w:color w:val="0000FF" w:themeColor="hyperlink"/>
      <w:u w:val="single"/>
    </w:rPr>
  </w:style>
  <w:style w:type="character" w:customStyle="1" w:styleId="Heading2Char">
    <w:name w:val="Heading 2 Char"/>
    <w:basedOn w:val="DefaultParagraphFont"/>
    <w:link w:val="Heading2"/>
    <w:uiPriority w:val="9"/>
    <w:semiHidden/>
    <w:rsid w:val="00ED5622"/>
    <w:rPr>
      <w:rFonts w:asciiTheme="majorHAnsi" w:eastAsiaTheme="majorEastAsia" w:hAnsiTheme="majorHAnsi" w:cstheme="majorBidi"/>
      <w:b/>
      <w:bCs/>
      <w:color w:val="4F81BD" w:themeColor="accent1"/>
      <w:sz w:val="26"/>
      <w:szCs w:val="26"/>
    </w:rPr>
  </w:style>
  <w:style w:type="table" w:styleId="TableGrid">
    <w:name w:val="Table Grid"/>
    <w:basedOn w:val="TableNormal"/>
    <w:rsid w:val="00ED5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D5622"/>
    <w:pPr>
      <w:spacing w:after="0" w:line="240" w:lineRule="auto"/>
    </w:pPr>
    <w:rPr>
      <w:rFonts w:asciiTheme="minorHAnsi" w:eastAsiaTheme="minorEastAsia" w:hAnsiTheme="minorHAnsi"/>
      <w:sz w:val="22"/>
      <w:szCs w:val="22"/>
      <w:lang w:val="en-US" w:eastAsia="ja-JP"/>
    </w:rPr>
  </w:style>
  <w:style w:type="character" w:customStyle="1" w:styleId="NoSpacingChar">
    <w:name w:val="No Spacing Char"/>
    <w:basedOn w:val="DefaultParagraphFont"/>
    <w:link w:val="NoSpacing"/>
    <w:uiPriority w:val="1"/>
    <w:rsid w:val="00ED5622"/>
    <w:rPr>
      <w:rFonts w:asciiTheme="minorHAnsi" w:eastAsiaTheme="minorEastAsia" w:hAnsiTheme="minorHAnsi"/>
      <w:sz w:val="22"/>
      <w:szCs w:val="22"/>
      <w:lang w:val="en-US" w:eastAsia="ja-JP"/>
    </w:rPr>
  </w:style>
  <w:style w:type="paragraph" w:customStyle="1" w:styleId="Background1">
    <w:name w:val="Background 1"/>
    <w:basedOn w:val="BodyText"/>
    <w:rsid w:val="00ED5622"/>
    <w:pPr>
      <w:numPr>
        <w:numId w:val="24"/>
      </w:numPr>
      <w:adjustRightInd/>
    </w:pPr>
    <w:rPr>
      <w:rFonts w:eastAsia="Calibri" w:cs="Calibri"/>
    </w:rPr>
  </w:style>
  <w:style w:type="paragraph" w:customStyle="1" w:styleId="Background2">
    <w:name w:val="Background 2"/>
    <w:basedOn w:val="BodyText"/>
    <w:rsid w:val="00ED5622"/>
    <w:pPr>
      <w:numPr>
        <w:ilvl w:val="1"/>
        <w:numId w:val="24"/>
      </w:numPr>
      <w:adjustRightInd/>
    </w:pPr>
    <w:rPr>
      <w:rFonts w:eastAsia="Calibri" w:cs="Calibri"/>
    </w:rPr>
  </w:style>
  <w:style w:type="paragraph" w:customStyle="1" w:styleId="BodyText1">
    <w:name w:val="Body Text 1"/>
    <w:basedOn w:val="BodyText"/>
    <w:rsid w:val="00ED5622"/>
    <w:pPr>
      <w:adjustRightInd/>
      <w:ind w:left="709"/>
    </w:pPr>
    <w:rPr>
      <w:rFonts w:eastAsia="Calibri" w:cs="Calibri"/>
    </w:rPr>
  </w:style>
  <w:style w:type="paragraph" w:customStyle="1" w:styleId="Definition3">
    <w:name w:val="Definition 3"/>
    <w:basedOn w:val="BodyText"/>
    <w:rsid w:val="00ED5622"/>
    <w:pPr>
      <w:numPr>
        <w:ilvl w:val="3"/>
        <w:numId w:val="32"/>
      </w:numPr>
      <w:adjustRightInd/>
    </w:pPr>
    <w:rPr>
      <w:rFonts w:eastAsia="Calibri" w:cs="Calibri"/>
    </w:rPr>
  </w:style>
  <w:style w:type="paragraph" w:customStyle="1" w:styleId="BodyText4">
    <w:name w:val="Body Text 4"/>
    <w:basedOn w:val="BodyText"/>
    <w:rsid w:val="00ED5622"/>
    <w:pPr>
      <w:adjustRightInd/>
      <w:ind w:left="2126"/>
    </w:pPr>
    <w:rPr>
      <w:rFonts w:eastAsia="Calibri" w:cs="Calibri"/>
    </w:rPr>
  </w:style>
  <w:style w:type="paragraph" w:customStyle="1" w:styleId="Definition4">
    <w:name w:val="Definition 4"/>
    <w:basedOn w:val="BodyText"/>
    <w:rsid w:val="00ED5622"/>
    <w:pPr>
      <w:numPr>
        <w:ilvl w:val="4"/>
        <w:numId w:val="32"/>
      </w:numPr>
      <w:adjustRightInd/>
    </w:pPr>
    <w:rPr>
      <w:rFonts w:eastAsia="Calibri" w:cs="Calibri"/>
    </w:rPr>
  </w:style>
  <w:style w:type="paragraph" w:customStyle="1" w:styleId="Definition">
    <w:name w:val="Definition"/>
    <w:basedOn w:val="Normal"/>
    <w:rsid w:val="00ED5622"/>
    <w:pPr>
      <w:numPr>
        <w:numId w:val="32"/>
      </w:numPr>
      <w:adjustRightInd/>
      <w:spacing w:after="200" w:line="312" w:lineRule="auto"/>
      <w:jc w:val="both"/>
    </w:pPr>
    <w:rPr>
      <w:rFonts w:eastAsia="Calibri" w:cs="Calibri"/>
    </w:rPr>
  </w:style>
  <w:style w:type="paragraph" w:customStyle="1" w:styleId="Sch1Heading">
    <w:name w:val="Sch 1 Heading"/>
    <w:basedOn w:val="BodyText"/>
    <w:next w:val="Schedule2"/>
    <w:rsid w:val="00ED5622"/>
    <w:pPr>
      <w:keepNext/>
      <w:numPr>
        <w:numId w:val="31"/>
      </w:numPr>
      <w:adjustRightInd/>
      <w:outlineLvl w:val="2"/>
    </w:pPr>
    <w:rPr>
      <w:rFonts w:ascii="Arial Bold" w:eastAsia="Calibri" w:hAnsi="Arial Bold" w:cs="Calibri"/>
      <w:b/>
    </w:rPr>
  </w:style>
  <w:style w:type="paragraph" w:customStyle="1" w:styleId="Schedule2">
    <w:name w:val="Schedule 2"/>
    <w:basedOn w:val="BodyText"/>
    <w:rsid w:val="00ED5622"/>
    <w:pPr>
      <w:numPr>
        <w:ilvl w:val="1"/>
        <w:numId w:val="31"/>
      </w:numPr>
      <w:adjustRightInd/>
      <w:outlineLvl w:val="3"/>
    </w:pPr>
    <w:rPr>
      <w:rFonts w:eastAsia="Calibri" w:cs="Calibri"/>
    </w:rPr>
  </w:style>
  <w:style w:type="paragraph" w:customStyle="1" w:styleId="Schedule3">
    <w:name w:val="Schedule 3"/>
    <w:basedOn w:val="BodyText"/>
    <w:rsid w:val="00ED5622"/>
    <w:pPr>
      <w:numPr>
        <w:ilvl w:val="2"/>
        <w:numId w:val="31"/>
      </w:numPr>
      <w:adjustRightInd/>
      <w:outlineLvl w:val="4"/>
    </w:pPr>
    <w:rPr>
      <w:rFonts w:eastAsia="Calibri" w:cs="Calibri"/>
    </w:rPr>
  </w:style>
  <w:style w:type="paragraph" w:customStyle="1" w:styleId="Schedule4">
    <w:name w:val="Schedule 4"/>
    <w:basedOn w:val="BodyText"/>
    <w:rsid w:val="00ED5622"/>
    <w:pPr>
      <w:numPr>
        <w:ilvl w:val="3"/>
        <w:numId w:val="31"/>
      </w:numPr>
      <w:adjustRightInd/>
      <w:outlineLvl w:val="5"/>
    </w:pPr>
    <w:rPr>
      <w:rFonts w:eastAsia="Calibri" w:cs="Calibri"/>
    </w:rPr>
  </w:style>
  <w:style w:type="paragraph" w:customStyle="1" w:styleId="Parties1">
    <w:name w:val="Parties 1"/>
    <w:basedOn w:val="BodyText"/>
    <w:rsid w:val="00ED5622"/>
    <w:pPr>
      <w:numPr>
        <w:numId w:val="25"/>
      </w:numPr>
      <w:adjustRightInd/>
    </w:pPr>
    <w:rPr>
      <w:rFonts w:eastAsia="Calibri" w:cs="Calibri"/>
    </w:rPr>
  </w:style>
  <w:style w:type="paragraph" w:customStyle="1" w:styleId="IntroHeading">
    <w:name w:val="Intro Heading"/>
    <w:basedOn w:val="Normal"/>
    <w:next w:val="Normal"/>
    <w:rsid w:val="00ED5622"/>
    <w:pPr>
      <w:tabs>
        <w:tab w:val="left" w:pos="6480"/>
      </w:tabs>
      <w:adjustRightInd/>
      <w:spacing w:after="200" w:line="312" w:lineRule="auto"/>
      <w:jc w:val="both"/>
    </w:pPr>
    <w:rPr>
      <w:rFonts w:eastAsia="Calibri" w:cs="Calibri"/>
    </w:rPr>
  </w:style>
  <w:style w:type="paragraph" w:customStyle="1" w:styleId="Testimonium">
    <w:name w:val="Testimonium"/>
    <w:basedOn w:val="Normal"/>
    <w:rsid w:val="00ED5622"/>
    <w:pPr>
      <w:adjustRightInd/>
      <w:spacing w:after="200" w:line="312" w:lineRule="auto"/>
      <w:jc w:val="both"/>
    </w:pPr>
    <w:rPr>
      <w:rFonts w:eastAsia="Calibri" w:cs="Calibri"/>
    </w:rPr>
  </w:style>
  <w:style w:type="paragraph" w:styleId="BodyText2">
    <w:name w:val="Body Text 2"/>
    <w:basedOn w:val="BodyText"/>
    <w:link w:val="BodyText2Char"/>
    <w:rsid w:val="00ED5622"/>
    <w:pPr>
      <w:adjustRightInd/>
      <w:ind w:left="709"/>
    </w:pPr>
    <w:rPr>
      <w:rFonts w:eastAsia="Calibri" w:cs="Calibri"/>
    </w:rPr>
  </w:style>
  <w:style w:type="character" w:customStyle="1" w:styleId="BodyText2Char">
    <w:name w:val="Body Text 2 Char"/>
    <w:basedOn w:val="DefaultParagraphFont"/>
    <w:link w:val="BodyText2"/>
    <w:rsid w:val="00ED5622"/>
    <w:rPr>
      <w:rFonts w:eastAsia="Calibri" w:cs="Calibri"/>
    </w:rPr>
  </w:style>
  <w:style w:type="paragraph" w:customStyle="1" w:styleId="Definition1">
    <w:name w:val="Definition 1"/>
    <w:basedOn w:val="BodyText"/>
    <w:rsid w:val="00ED5622"/>
    <w:pPr>
      <w:numPr>
        <w:ilvl w:val="1"/>
        <w:numId w:val="32"/>
      </w:numPr>
      <w:adjustRightInd/>
    </w:pPr>
    <w:rPr>
      <w:rFonts w:eastAsia="Calibri" w:cs="Calibri"/>
    </w:rPr>
  </w:style>
  <w:style w:type="paragraph" w:customStyle="1" w:styleId="Parties2">
    <w:name w:val="Parties 2"/>
    <w:basedOn w:val="BodyText"/>
    <w:rsid w:val="00ED5622"/>
    <w:pPr>
      <w:numPr>
        <w:ilvl w:val="1"/>
        <w:numId w:val="25"/>
      </w:numPr>
      <w:adjustRightInd/>
    </w:pPr>
    <w:rPr>
      <w:rFonts w:eastAsia="Calibri" w:cs="Calibri"/>
    </w:rPr>
  </w:style>
  <w:style w:type="paragraph" w:customStyle="1" w:styleId="Definition2">
    <w:name w:val="Definition 2"/>
    <w:basedOn w:val="BodyText"/>
    <w:rsid w:val="00ED5622"/>
    <w:pPr>
      <w:numPr>
        <w:ilvl w:val="2"/>
        <w:numId w:val="32"/>
      </w:numPr>
      <w:adjustRightInd/>
    </w:pPr>
    <w:rPr>
      <w:rFonts w:eastAsia="Calibri" w:cs="Calibri"/>
    </w:rPr>
  </w:style>
  <w:style w:type="paragraph" w:customStyle="1" w:styleId="Level1Heading">
    <w:name w:val="Level 1 Heading"/>
    <w:basedOn w:val="BodyText"/>
    <w:next w:val="Level2"/>
    <w:rsid w:val="00ED5622"/>
    <w:pPr>
      <w:keepNext/>
      <w:tabs>
        <w:tab w:val="num" w:pos="709"/>
      </w:tabs>
      <w:adjustRightInd/>
      <w:ind w:left="709" w:hanging="709"/>
      <w:outlineLvl w:val="0"/>
    </w:pPr>
    <w:rPr>
      <w:rFonts w:ascii="Arial Bold" w:eastAsia="Calibri" w:hAnsi="Arial Bold" w:cs="Calibri"/>
      <w:b/>
    </w:rPr>
  </w:style>
  <w:style w:type="paragraph" w:customStyle="1" w:styleId="Level6">
    <w:name w:val="Level 6"/>
    <w:basedOn w:val="BodyText"/>
    <w:rsid w:val="00ED5622"/>
    <w:pPr>
      <w:tabs>
        <w:tab w:val="num" w:pos="3544"/>
      </w:tabs>
      <w:adjustRightInd/>
      <w:ind w:left="3544" w:hanging="709"/>
      <w:outlineLvl w:val="5"/>
    </w:pPr>
    <w:rPr>
      <w:rFonts w:eastAsia="Calibri" w:cs="Calibri"/>
    </w:rPr>
  </w:style>
  <w:style w:type="paragraph" w:customStyle="1" w:styleId="Level9">
    <w:name w:val="Level 9"/>
    <w:basedOn w:val="BodyText"/>
    <w:rsid w:val="00ED5622"/>
    <w:pPr>
      <w:tabs>
        <w:tab w:val="num" w:pos="4678"/>
      </w:tabs>
      <w:adjustRightInd/>
      <w:ind w:left="4678" w:hanging="425"/>
      <w:outlineLvl w:val="8"/>
    </w:pPr>
    <w:rPr>
      <w:rFonts w:eastAsia="Calibri" w:cs="Calibri"/>
    </w:rPr>
  </w:style>
  <w:style w:type="paragraph" w:customStyle="1" w:styleId="Schedule5">
    <w:name w:val="Schedule 5"/>
    <w:basedOn w:val="BodyText"/>
    <w:rsid w:val="00ED5622"/>
    <w:pPr>
      <w:numPr>
        <w:ilvl w:val="4"/>
        <w:numId w:val="31"/>
      </w:numPr>
      <w:adjustRightInd/>
      <w:outlineLvl w:val="6"/>
    </w:pPr>
    <w:rPr>
      <w:rFonts w:eastAsia="Calibri" w:cs="Calibri"/>
    </w:rPr>
  </w:style>
  <w:style w:type="paragraph" w:customStyle="1" w:styleId="Schedule6">
    <w:name w:val="Schedule 6"/>
    <w:basedOn w:val="BodyText"/>
    <w:rsid w:val="00ED5622"/>
    <w:pPr>
      <w:numPr>
        <w:ilvl w:val="5"/>
        <w:numId w:val="31"/>
      </w:numPr>
      <w:adjustRightInd/>
      <w:outlineLvl w:val="7"/>
    </w:pPr>
    <w:rPr>
      <w:rFonts w:eastAsia="Calibri" w:cs="Calibri"/>
    </w:rPr>
  </w:style>
  <w:style w:type="paragraph" w:customStyle="1" w:styleId="ScheduleSingle">
    <w:name w:val="Schedule (Single)"/>
    <w:basedOn w:val="BodyText"/>
    <w:next w:val="Part"/>
    <w:rsid w:val="00ED5622"/>
    <w:pPr>
      <w:keepNext/>
      <w:pageBreakBefore/>
      <w:numPr>
        <w:numId w:val="29"/>
      </w:numPr>
      <w:adjustRightInd/>
      <w:jc w:val="center"/>
      <w:outlineLvl w:val="0"/>
    </w:pPr>
    <w:rPr>
      <w:rFonts w:eastAsia="Arial" w:cs="Arial"/>
      <w:b/>
      <w:color w:val="000000" w:themeColor="text1"/>
    </w:rPr>
  </w:style>
  <w:style w:type="paragraph" w:customStyle="1" w:styleId="CoverTitle">
    <w:name w:val="Cover Title"/>
    <w:basedOn w:val="Normal"/>
    <w:qFormat/>
    <w:rsid w:val="00ED5622"/>
    <w:rPr>
      <w:rFonts w:cs="Arial"/>
      <w:b/>
      <w:sz w:val="32"/>
      <w:szCs w:val="32"/>
    </w:rPr>
  </w:style>
  <w:style w:type="character" w:styleId="Strong">
    <w:name w:val="Strong"/>
    <w:basedOn w:val="DefaultParagraphFont"/>
    <w:uiPriority w:val="22"/>
    <w:qFormat/>
    <w:rsid w:val="00E76FFF"/>
    <w:rPr>
      <w:b/>
      <w:bCs/>
    </w:rPr>
  </w:style>
  <w:style w:type="character" w:customStyle="1" w:styleId="khidentifier">
    <w:name w:val="kh_identifier"/>
    <w:basedOn w:val="DefaultParagraphFont"/>
    <w:rsid w:val="00D75BBB"/>
  </w:style>
  <w:style w:type="character" w:customStyle="1" w:styleId="khdescription">
    <w:name w:val="kh_description"/>
    <w:basedOn w:val="DefaultParagraphFont"/>
    <w:rsid w:val="00D75BBB"/>
  </w:style>
  <w:style w:type="paragraph" w:styleId="Revision">
    <w:name w:val="Revision"/>
    <w:hidden/>
    <w:uiPriority w:val="99"/>
    <w:semiHidden/>
    <w:rsid w:val="007969C8"/>
    <w:pPr>
      <w:spacing w:after="0" w:line="240" w:lineRule="auto"/>
    </w:pPr>
  </w:style>
  <w:style w:type="character" w:styleId="CommentReference">
    <w:name w:val="annotation reference"/>
    <w:basedOn w:val="DefaultParagraphFont"/>
    <w:uiPriority w:val="99"/>
    <w:semiHidden/>
    <w:unhideWhenUsed/>
    <w:rsid w:val="00A319D0"/>
    <w:rPr>
      <w:sz w:val="16"/>
      <w:szCs w:val="16"/>
    </w:rPr>
  </w:style>
  <w:style w:type="paragraph" w:styleId="CommentText">
    <w:name w:val="annotation text"/>
    <w:basedOn w:val="Normal"/>
    <w:link w:val="CommentTextChar"/>
    <w:uiPriority w:val="99"/>
    <w:semiHidden/>
    <w:unhideWhenUsed/>
    <w:rsid w:val="00A319D0"/>
  </w:style>
  <w:style w:type="character" w:customStyle="1" w:styleId="CommentTextChar">
    <w:name w:val="Comment Text Char"/>
    <w:basedOn w:val="DefaultParagraphFont"/>
    <w:link w:val="CommentText"/>
    <w:uiPriority w:val="99"/>
    <w:semiHidden/>
    <w:rsid w:val="00A319D0"/>
  </w:style>
  <w:style w:type="paragraph" w:styleId="CommentSubject">
    <w:name w:val="annotation subject"/>
    <w:basedOn w:val="CommentText"/>
    <w:next w:val="CommentText"/>
    <w:link w:val="CommentSubjectChar"/>
    <w:uiPriority w:val="99"/>
    <w:semiHidden/>
    <w:unhideWhenUsed/>
    <w:rsid w:val="00A319D0"/>
    <w:rPr>
      <w:b/>
      <w:bCs/>
    </w:rPr>
  </w:style>
  <w:style w:type="character" w:customStyle="1" w:styleId="CommentSubjectChar">
    <w:name w:val="Comment Subject Char"/>
    <w:basedOn w:val="CommentTextChar"/>
    <w:link w:val="CommentSubject"/>
    <w:uiPriority w:val="99"/>
    <w:semiHidden/>
    <w:rsid w:val="00A31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06703">
      <w:bodyDiv w:val="1"/>
      <w:marLeft w:val="0"/>
      <w:marRight w:val="0"/>
      <w:marTop w:val="0"/>
      <w:marBottom w:val="0"/>
      <w:divBdr>
        <w:top w:val="none" w:sz="0" w:space="0" w:color="auto"/>
        <w:left w:val="none" w:sz="0" w:space="0" w:color="auto"/>
        <w:bottom w:val="none" w:sz="0" w:space="0" w:color="auto"/>
        <w:right w:val="none" w:sz="0" w:space="0" w:color="auto"/>
      </w:divBdr>
      <w:divsChild>
        <w:div w:id="1798833115">
          <w:marLeft w:val="0"/>
          <w:marRight w:val="0"/>
          <w:marTop w:val="0"/>
          <w:marBottom w:val="0"/>
          <w:divBdr>
            <w:top w:val="none" w:sz="0" w:space="0" w:color="auto"/>
            <w:left w:val="none" w:sz="0" w:space="0" w:color="auto"/>
            <w:bottom w:val="none" w:sz="0" w:space="0" w:color="auto"/>
            <w:right w:val="none" w:sz="0" w:space="0" w:color="auto"/>
          </w:divBdr>
          <w:divsChild>
            <w:div w:id="1174998442">
              <w:marLeft w:val="0"/>
              <w:marRight w:val="0"/>
              <w:marTop w:val="0"/>
              <w:marBottom w:val="0"/>
              <w:divBdr>
                <w:top w:val="none" w:sz="0" w:space="0" w:color="auto"/>
                <w:left w:val="none" w:sz="0" w:space="0" w:color="auto"/>
                <w:bottom w:val="none" w:sz="0" w:space="0" w:color="auto"/>
                <w:right w:val="none" w:sz="0" w:space="0" w:color="auto"/>
              </w:divBdr>
              <w:divsChild>
                <w:div w:id="2138330554">
                  <w:marLeft w:val="0"/>
                  <w:marRight w:val="0"/>
                  <w:marTop w:val="0"/>
                  <w:marBottom w:val="0"/>
                  <w:divBdr>
                    <w:top w:val="none" w:sz="0" w:space="0" w:color="auto"/>
                    <w:left w:val="none" w:sz="0" w:space="0" w:color="auto"/>
                    <w:bottom w:val="none" w:sz="0" w:space="0" w:color="auto"/>
                    <w:right w:val="none" w:sz="0" w:space="0" w:color="auto"/>
                  </w:divBdr>
                </w:div>
                <w:div w:id="1765153345">
                  <w:marLeft w:val="0"/>
                  <w:marRight w:val="0"/>
                  <w:marTop w:val="0"/>
                  <w:marBottom w:val="0"/>
                  <w:divBdr>
                    <w:top w:val="none" w:sz="0" w:space="0" w:color="auto"/>
                    <w:left w:val="none" w:sz="0" w:space="0" w:color="auto"/>
                    <w:bottom w:val="none" w:sz="0" w:space="0" w:color="auto"/>
                    <w:right w:val="none" w:sz="0" w:space="0" w:color="auto"/>
                  </w:divBdr>
                </w:div>
              </w:divsChild>
            </w:div>
            <w:div w:id="854542974">
              <w:marLeft w:val="0"/>
              <w:marRight w:val="0"/>
              <w:marTop w:val="0"/>
              <w:marBottom w:val="0"/>
              <w:divBdr>
                <w:top w:val="none" w:sz="0" w:space="0" w:color="auto"/>
                <w:left w:val="none" w:sz="0" w:space="0" w:color="auto"/>
                <w:bottom w:val="none" w:sz="0" w:space="0" w:color="auto"/>
                <w:right w:val="none" w:sz="0" w:space="0" w:color="auto"/>
              </w:divBdr>
              <w:divsChild>
                <w:div w:id="848905539">
                  <w:marLeft w:val="0"/>
                  <w:marRight w:val="0"/>
                  <w:marTop w:val="0"/>
                  <w:marBottom w:val="0"/>
                  <w:divBdr>
                    <w:top w:val="none" w:sz="0" w:space="0" w:color="auto"/>
                    <w:left w:val="none" w:sz="0" w:space="0" w:color="auto"/>
                    <w:bottom w:val="none" w:sz="0" w:space="0" w:color="auto"/>
                    <w:right w:val="none" w:sz="0" w:space="0" w:color="auto"/>
                  </w:divBdr>
                  <w:divsChild>
                    <w:div w:id="11234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29186">
              <w:marLeft w:val="0"/>
              <w:marRight w:val="0"/>
              <w:marTop w:val="0"/>
              <w:marBottom w:val="0"/>
              <w:divBdr>
                <w:top w:val="none" w:sz="0" w:space="0" w:color="auto"/>
                <w:left w:val="none" w:sz="0" w:space="0" w:color="auto"/>
                <w:bottom w:val="none" w:sz="0" w:space="0" w:color="auto"/>
                <w:right w:val="none" w:sz="0" w:space="0" w:color="auto"/>
              </w:divBdr>
              <w:divsChild>
                <w:div w:id="1665544011">
                  <w:marLeft w:val="0"/>
                  <w:marRight w:val="0"/>
                  <w:marTop w:val="0"/>
                  <w:marBottom w:val="0"/>
                  <w:divBdr>
                    <w:top w:val="none" w:sz="0" w:space="0" w:color="auto"/>
                    <w:left w:val="none" w:sz="0" w:space="0" w:color="auto"/>
                    <w:bottom w:val="none" w:sz="0" w:space="0" w:color="auto"/>
                    <w:right w:val="none" w:sz="0" w:space="0" w:color="auto"/>
                  </w:divBdr>
                  <w:divsChild>
                    <w:div w:id="14308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18444">
          <w:marLeft w:val="0"/>
          <w:marRight w:val="0"/>
          <w:marTop w:val="0"/>
          <w:marBottom w:val="0"/>
          <w:divBdr>
            <w:top w:val="none" w:sz="0" w:space="0" w:color="auto"/>
            <w:left w:val="none" w:sz="0" w:space="0" w:color="auto"/>
            <w:bottom w:val="none" w:sz="0" w:space="0" w:color="auto"/>
            <w:right w:val="none" w:sz="0" w:space="0" w:color="auto"/>
          </w:divBdr>
          <w:divsChild>
            <w:div w:id="890388409">
              <w:marLeft w:val="0"/>
              <w:marRight w:val="0"/>
              <w:marTop w:val="0"/>
              <w:marBottom w:val="0"/>
              <w:divBdr>
                <w:top w:val="none" w:sz="0" w:space="0" w:color="auto"/>
                <w:left w:val="none" w:sz="0" w:space="0" w:color="auto"/>
                <w:bottom w:val="none" w:sz="0" w:space="0" w:color="auto"/>
                <w:right w:val="none" w:sz="0" w:space="0" w:color="auto"/>
              </w:divBdr>
              <w:divsChild>
                <w:div w:id="2072608546">
                  <w:marLeft w:val="0"/>
                  <w:marRight w:val="0"/>
                  <w:marTop w:val="0"/>
                  <w:marBottom w:val="0"/>
                  <w:divBdr>
                    <w:top w:val="none" w:sz="0" w:space="0" w:color="auto"/>
                    <w:left w:val="none" w:sz="0" w:space="0" w:color="auto"/>
                    <w:bottom w:val="none" w:sz="0" w:space="0" w:color="auto"/>
                    <w:right w:val="none" w:sz="0" w:space="0" w:color="auto"/>
                  </w:divBdr>
                </w:div>
                <w:div w:id="15824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4.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1DA531ADD04A779570936BFD078536"/>
        <w:category>
          <w:name w:val="General"/>
          <w:gallery w:val="placeholder"/>
        </w:category>
        <w:types>
          <w:type w:val="bbPlcHdr"/>
        </w:types>
        <w:behaviors>
          <w:behavior w:val="content"/>
        </w:behaviors>
        <w:guid w:val="{C0B646CD-B632-41DD-AF41-1A414EA4043B}"/>
      </w:docPartPr>
      <w:docPartBody>
        <w:p w:rsidR="00DA30BE" w:rsidRDefault="00DA30BE"/>
      </w:docPartBody>
    </w:docPart>
    <w:docPart>
      <w:docPartPr>
        <w:name w:val="1D9889FE79DB4F9D996F64BCA052039C"/>
        <w:category>
          <w:name w:val="General"/>
          <w:gallery w:val="placeholder"/>
        </w:category>
        <w:types>
          <w:type w:val="bbPlcHdr"/>
        </w:types>
        <w:behaviors>
          <w:behavior w:val="content"/>
        </w:behaviors>
        <w:guid w:val="{8F0E1216-7484-4B05-8CBA-2A55753BA559}"/>
      </w:docPartPr>
      <w:docPartBody>
        <w:p w:rsidR="00DA30BE" w:rsidRDefault="00DA30BE"/>
      </w:docPartBody>
    </w:docPart>
    <w:docPart>
      <w:docPartPr>
        <w:name w:val="19BD73353ADB41A5BDC75A6D5C01F7AE"/>
        <w:category>
          <w:name w:val="General"/>
          <w:gallery w:val="placeholder"/>
        </w:category>
        <w:types>
          <w:type w:val="bbPlcHdr"/>
        </w:types>
        <w:behaviors>
          <w:behavior w:val="content"/>
        </w:behaviors>
        <w:guid w:val="{E848C2BA-5D6C-48B8-AF49-BBF3C111B90A}"/>
      </w:docPartPr>
      <w:docPartBody>
        <w:p w:rsidR="00DA30BE" w:rsidRDefault="00DA30BE"/>
      </w:docPartBody>
    </w:docPart>
    <w:docPart>
      <w:docPartPr>
        <w:name w:val="A4CC3ED99B654BEA8170FA5EF12AA238"/>
        <w:category>
          <w:name w:val="General"/>
          <w:gallery w:val="placeholder"/>
        </w:category>
        <w:types>
          <w:type w:val="bbPlcHdr"/>
        </w:types>
        <w:behaviors>
          <w:behavior w:val="content"/>
        </w:behaviors>
        <w:guid w:val="{DE8997FC-9BA2-4320-8E18-ADEF587013FB}"/>
      </w:docPartPr>
      <w:docPartBody>
        <w:p w:rsidR="00DA30BE" w:rsidRDefault="00DA30BE"/>
      </w:docPartBody>
    </w:docPart>
    <w:docPart>
      <w:docPartPr>
        <w:name w:val="8FE30921899B450884AEC95AC421F59E"/>
        <w:category>
          <w:name w:val="General"/>
          <w:gallery w:val="placeholder"/>
        </w:category>
        <w:types>
          <w:type w:val="bbPlcHdr"/>
        </w:types>
        <w:behaviors>
          <w:behavior w:val="content"/>
        </w:behaviors>
        <w:guid w:val="{08E002B0-BEF2-405A-B9A3-1776A606CB64}"/>
      </w:docPartPr>
      <w:docPartBody>
        <w:p w:rsidR="00DA30BE" w:rsidRDefault="00DA30BE"/>
      </w:docPartBody>
    </w:docPart>
    <w:docPart>
      <w:docPartPr>
        <w:name w:val="45FBC6D9B35247E5B2299FFE8CCFB163"/>
        <w:category>
          <w:name w:val="General"/>
          <w:gallery w:val="placeholder"/>
        </w:category>
        <w:types>
          <w:type w:val="bbPlcHdr"/>
        </w:types>
        <w:behaviors>
          <w:behavior w:val="content"/>
        </w:behaviors>
        <w:guid w:val="{869FC36D-EA27-41E5-A7FB-7256F6542D18}"/>
      </w:docPartPr>
      <w:docPartBody>
        <w:p w:rsidR="00DA30BE" w:rsidRDefault="00DA30BE"/>
      </w:docPartBody>
    </w:docPart>
    <w:docPart>
      <w:docPartPr>
        <w:name w:val="D67A8F928FE842E2B09A4393DB35EF85"/>
        <w:category>
          <w:name w:val="General"/>
          <w:gallery w:val="placeholder"/>
        </w:category>
        <w:types>
          <w:type w:val="bbPlcHdr"/>
        </w:types>
        <w:behaviors>
          <w:behavior w:val="content"/>
        </w:behaviors>
        <w:guid w:val="{EA19948D-69F0-4B3C-A57A-5FD5B9272817}"/>
      </w:docPartPr>
      <w:docPartBody>
        <w:p w:rsidR="00DA30BE" w:rsidRDefault="00DA30BE"/>
      </w:docPartBody>
    </w:docPart>
    <w:docPart>
      <w:docPartPr>
        <w:name w:val="89327118679F4F5DBB254730CED827C3"/>
        <w:category>
          <w:name w:val="General"/>
          <w:gallery w:val="placeholder"/>
        </w:category>
        <w:types>
          <w:type w:val="bbPlcHdr"/>
        </w:types>
        <w:behaviors>
          <w:behavior w:val="content"/>
        </w:behaviors>
        <w:guid w:val="{EB609730-8642-4262-BB4F-3EE5D6245ADB}"/>
      </w:docPartPr>
      <w:docPartBody>
        <w:p w:rsidR="00772203" w:rsidRDefault="00772203"/>
      </w:docPartBody>
    </w:docPart>
    <w:docPart>
      <w:docPartPr>
        <w:name w:val="95EE4B8253DF483A82A5A90095FF4FE9"/>
        <w:category>
          <w:name w:val="General"/>
          <w:gallery w:val="placeholder"/>
        </w:category>
        <w:types>
          <w:type w:val="bbPlcHdr"/>
        </w:types>
        <w:behaviors>
          <w:behavior w:val="content"/>
        </w:behaviors>
        <w:guid w:val="{BB04056E-DD8B-45B9-A404-61E4106765CF}"/>
      </w:docPartPr>
      <w:docPartBody>
        <w:p w:rsidR="00772203" w:rsidRDefault="00772203"/>
      </w:docPartBody>
    </w:docPart>
    <w:docPart>
      <w:docPartPr>
        <w:name w:val="9BFC04C03AF74666A0C4151FA3CCBCDA"/>
        <w:category>
          <w:name w:val="General"/>
          <w:gallery w:val="placeholder"/>
        </w:category>
        <w:types>
          <w:type w:val="bbPlcHdr"/>
        </w:types>
        <w:behaviors>
          <w:behavior w:val="content"/>
        </w:behaviors>
        <w:guid w:val="{C05685B5-2E46-4513-9032-1AC1AEFDA41A}"/>
      </w:docPartPr>
      <w:docPartBody>
        <w:p w:rsidR="00772203" w:rsidRDefault="00772203"/>
      </w:docPartBody>
    </w:docPart>
    <w:docPart>
      <w:docPartPr>
        <w:name w:val="80FB39210B6E45D7885CF8B75A973C9F"/>
        <w:category>
          <w:name w:val="General"/>
          <w:gallery w:val="placeholder"/>
        </w:category>
        <w:types>
          <w:type w:val="bbPlcHdr"/>
        </w:types>
        <w:behaviors>
          <w:behavior w:val="content"/>
        </w:behaviors>
        <w:guid w:val="{264C2692-7268-4A45-92B8-70A3E82DFA6E}"/>
      </w:docPartPr>
      <w:docPartBody>
        <w:p w:rsidR="00772203" w:rsidRDefault="007722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44"/>
    <w:rsid w:val="000E00DB"/>
    <w:rsid w:val="00393FDF"/>
    <w:rsid w:val="003F0B81"/>
    <w:rsid w:val="004173D2"/>
    <w:rsid w:val="005F67D7"/>
    <w:rsid w:val="00671136"/>
    <w:rsid w:val="00694486"/>
    <w:rsid w:val="006D1137"/>
    <w:rsid w:val="00772203"/>
    <w:rsid w:val="007C020A"/>
    <w:rsid w:val="009557C4"/>
    <w:rsid w:val="00AB36D5"/>
    <w:rsid w:val="00B53144"/>
    <w:rsid w:val="00DA3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4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FF76F-36C8-47CE-B340-556456FA2E63}">
  <ds:schemaRefs>
    <ds:schemaRef ds:uri="http://www.imanage.com/work/xmlschema"/>
  </ds:schemaRefs>
</ds:datastoreItem>
</file>

<file path=customXml/itemProps2.xml><?xml version="1.0" encoding="utf-8"?>
<ds:datastoreItem xmlns:ds="http://schemas.openxmlformats.org/officeDocument/2006/customXml" ds:itemID="{AAA2FE5E-8779-4AB1-BC56-45654081C8CA}">
  <ds:schemaRefs>
    <ds:schemaRef ds:uri="http://www.w3.org/2001/XMLSchema"/>
    <ds:schemaRef ds:uri="http://iphelion.com/word/outline/"/>
  </ds:schemaRefs>
</ds:datastoreItem>
</file>

<file path=customXml/itemProps3.xml><?xml version="1.0" encoding="utf-8"?>
<ds:datastoreItem xmlns:ds="http://schemas.openxmlformats.org/officeDocument/2006/customXml" ds:itemID="{A5553C78-F29B-4EDA-A8B3-AFCD32C0A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Blank</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Lesley Barnes</dc:creator>
  <dc:description>Template by BigHand Outline</dc:description>
  <cp:lastModifiedBy>Jacqueline Hills</cp:lastModifiedBy>
  <cp:revision>2</cp:revision>
  <dcterms:created xsi:type="dcterms:W3CDTF">2024-02-09T12:47:00Z</dcterms:created>
  <dcterms:modified xsi:type="dcterms:W3CDTF">2024-02-09T12:47:00Z</dcterms:modified>
</cp:coreProperties>
</file>